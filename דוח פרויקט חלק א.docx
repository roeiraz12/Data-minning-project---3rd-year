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D379A" w14:textId="3F7F589C" w:rsidR="00D44D5B" w:rsidRPr="00674E4C" w:rsidRDefault="00D44D5B" w:rsidP="00530F93">
      <w:pPr>
        <w:spacing w:after="80"/>
        <w:jc w:val="center"/>
        <w:rPr>
          <w:rFonts w:asciiTheme="majorHAnsi" w:hAnsiTheme="majorHAnsi" w:cstheme="majorHAnsi"/>
          <w:b/>
          <w:bCs/>
          <w:sz w:val="36"/>
          <w:szCs w:val="36"/>
          <w:u w:val="single"/>
        </w:rPr>
      </w:pPr>
      <w:r w:rsidRPr="00674E4C">
        <w:rPr>
          <w:rFonts w:asciiTheme="majorHAnsi" w:hAnsiTheme="majorHAnsi" w:cstheme="majorHAnsi"/>
          <w:b/>
          <w:bCs/>
          <w:sz w:val="36"/>
          <w:szCs w:val="36"/>
          <w:u w:val="single"/>
          <w:rtl/>
        </w:rPr>
        <w:t>החלטות שנלקחו בבניית סט הנתונים</w:t>
      </w:r>
    </w:p>
    <w:p w14:paraId="522F7C91" w14:textId="7E70CAAA" w:rsidR="00F7010F" w:rsidRPr="00F7010F" w:rsidRDefault="00F7010F" w:rsidP="00F7010F">
      <w:pPr>
        <w:spacing w:after="80"/>
        <w:rPr>
          <w:rFonts w:asciiTheme="majorHAnsi" w:hAnsiTheme="majorHAnsi" w:cstheme="majorHAnsi"/>
          <w:sz w:val="28"/>
          <w:szCs w:val="28"/>
          <w:u w:val="single"/>
          <w:rtl/>
        </w:rPr>
      </w:pPr>
      <w:r w:rsidRPr="00F7010F">
        <w:rPr>
          <w:rFonts w:asciiTheme="majorHAnsi" w:hAnsiTheme="majorHAnsi" w:cstheme="majorHAnsi" w:hint="cs"/>
          <w:sz w:val="28"/>
          <w:szCs w:val="28"/>
          <w:u w:val="single"/>
          <w:rtl/>
        </w:rPr>
        <w:t xml:space="preserve">שלב </w:t>
      </w:r>
      <w:r>
        <w:rPr>
          <w:rFonts w:asciiTheme="majorHAnsi" w:hAnsiTheme="majorHAnsi" w:cstheme="majorHAnsi" w:hint="cs"/>
          <w:sz w:val="28"/>
          <w:szCs w:val="28"/>
          <w:u w:val="single"/>
          <w:rtl/>
        </w:rPr>
        <w:t>1</w:t>
      </w:r>
      <w:r w:rsidRPr="00F7010F">
        <w:rPr>
          <w:rFonts w:asciiTheme="majorHAnsi" w:hAnsiTheme="majorHAnsi" w:cstheme="majorHAnsi" w:hint="cs"/>
          <w:sz w:val="28"/>
          <w:szCs w:val="28"/>
          <w:u w:val="single"/>
          <w:rtl/>
        </w:rPr>
        <w:t>:</w:t>
      </w:r>
    </w:p>
    <w:p w14:paraId="772F4DFF" w14:textId="77777777" w:rsidR="00D44D5B" w:rsidRPr="00F7010F" w:rsidRDefault="00D44D5B" w:rsidP="00D44D5B">
      <w:pPr>
        <w:spacing w:after="80"/>
        <w:rPr>
          <w:rFonts w:asciiTheme="majorHAnsi" w:hAnsiTheme="majorHAnsi" w:cstheme="majorHAnsi"/>
          <w:sz w:val="28"/>
          <w:szCs w:val="28"/>
          <w:rtl/>
        </w:rPr>
      </w:pPr>
    </w:p>
    <w:p w14:paraId="7E7E68B1" w14:textId="481BC9AD" w:rsidR="00D44D5B" w:rsidRPr="00F7010F" w:rsidRDefault="00D44D5B" w:rsidP="00D44D5B">
      <w:pPr>
        <w:spacing w:after="80"/>
        <w:rPr>
          <w:rFonts w:asciiTheme="majorHAnsi" w:hAnsiTheme="majorHAnsi" w:cstheme="majorHAnsi"/>
          <w:sz w:val="28"/>
          <w:szCs w:val="28"/>
          <w:rtl/>
        </w:rPr>
      </w:pPr>
      <w:r w:rsidRPr="00F7010F">
        <w:rPr>
          <w:rFonts w:asciiTheme="majorHAnsi" w:hAnsiTheme="majorHAnsi" w:cstheme="majorHAnsi"/>
          <w:sz w:val="28"/>
          <w:szCs w:val="28"/>
          <w:rtl/>
        </w:rPr>
        <w:t xml:space="preserve">ייבאתי את הקובץ  </w:t>
      </w:r>
      <w:r w:rsidRPr="00F7010F">
        <w:rPr>
          <w:rFonts w:asciiTheme="majorHAnsi" w:hAnsiTheme="majorHAnsi" w:cstheme="majorHAnsi"/>
          <w:sz w:val="28"/>
          <w:szCs w:val="28"/>
        </w:rPr>
        <w:t>title.basics</w:t>
      </w:r>
      <w:r w:rsidRPr="00F7010F">
        <w:rPr>
          <w:rFonts w:asciiTheme="majorHAnsi" w:hAnsiTheme="majorHAnsi" w:cstheme="majorHAnsi"/>
          <w:sz w:val="28"/>
          <w:szCs w:val="28"/>
          <w:rtl/>
        </w:rPr>
        <w:t xml:space="preserve">  וסיננתי בהתאם להנחיות:</w:t>
      </w:r>
    </w:p>
    <w:p w14:paraId="103CB5A6" w14:textId="77777777" w:rsidR="00D44D5B" w:rsidRPr="00F7010F" w:rsidRDefault="00D44D5B" w:rsidP="00D44D5B">
      <w:pPr>
        <w:spacing w:after="80"/>
        <w:rPr>
          <w:rFonts w:asciiTheme="majorHAnsi" w:hAnsiTheme="majorHAnsi" w:cstheme="majorHAnsi"/>
          <w:sz w:val="28"/>
          <w:szCs w:val="28"/>
          <w:rtl/>
        </w:rPr>
      </w:pPr>
    </w:p>
    <w:p w14:paraId="2869E8C5" w14:textId="2C16E6F3" w:rsidR="00D44D5B" w:rsidRPr="00F7010F" w:rsidRDefault="00D44D5B" w:rsidP="00D44D5B">
      <w:pPr>
        <w:spacing w:after="80"/>
        <w:rPr>
          <w:rFonts w:asciiTheme="majorHAnsi" w:hAnsiTheme="majorHAnsi" w:cstheme="majorHAnsi"/>
          <w:sz w:val="28"/>
          <w:szCs w:val="28"/>
          <w:rtl/>
        </w:rPr>
      </w:pPr>
      <w:r w:rsidRPr="00F7010F">
        <w:rPr>
          <w:rFonts w:asciiTheme="majorHAnsi" w:hAnsiTheme="majorHAnsi" w:cstheme="majorHAnsi"/>
          <w:noProof/>
          <w:sz w:val="28"/>
          <w:szCs w:val="28"/>
          <w:rtl/>
        </w:rPr>
        <w:drawing>
          <wp:inline distT="0" distB="0" distL="0" distR="0" wp14:anchorId="05A6C96E" wp14:editId="3B2831A2">
            <wp:extent cx="5274310" cy="1297305"/>
            <wp:effectExtent l="0" t="0" r="2540" b="0"/>
            <wp:docPr id="7540457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04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9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99C3A" w14:textId="14604228" w:rsidR="00D44D5B" w:rsidRPr="00F7010F" w:rsidRDefault="00D44D5B" w:rsidP="00D44D5B">
      <w:pPr>
        <w:spacing w:after="80"/>
        <w:rPr>
          <w:rFonts w:asciiTheme="majorHAnsi" w:hAnsiTheme="majorHAnsi" w:cstheme="majorHAnsi"/>
          <w:sz w:val="28"/>
          <w:szCs w:val="28"/>
          <w:rtl/>
        </w:rPr>
      </w:pPr>
    </w:p>
    <w:p w14:paraId="6CC7A623" w14:textId="117E8614" w:rsidR="00D44D5B" w:rsidRPr="00F7010F" w:rsidRDefault="00AD0549" w:rsidP="00D44D5B">
      <w:pPr>
        <w:spacing w:after="80"/>
        <w:rPr>
          <w:rFonts w:asciiTheme="majorHAnsi" w:hAnsiTheme="majorHAnsi" w:cstheme="majorHAnsi"/>
          <w:sz w:val="28"/>
          <w:szCs w:val="28"/>
          <w:rtl/>
        </w:rPr>
      </w:pPr>
      <w:r>
        <w:rPr>
          <w:rFonts w:asciiTheme="majorHAnsi" w:hAnsiTheme="majorHAnsi" w:cstheme="majorHAnsi" w:hint="cs"/>
          <w:sz w:val="28"/>
          <w:szCs w:val="28"/>
          <w:rtl/>
        </w:rPr>
        <w:t xml:space="preserve">בשביל לקבל דאטה כמה שיותר מלאה </w:t>
      </w:r>
      <w:r w:rsidR="00D44D5B" w:rsidRPr="00F7010F">
        <w:rPr>
          <w:rFonts w:asciiTheme="majorHAnsi" w:hAnsiTheme="majorHAnsi" w:cstheme="majorHAnsi"/>
          <w:sz w:val="28"/>
          <w:szCs w:val="28"/>
          <w:rtl/>
        </w:rPr>
        <w:t>הוספתי עוד סעיף סינון (5)</w:t>
      </w:r>
      <w:r w:rsidR="00B9006C">
        <w:rPr>
          <w:rFonts w:asciiTheme="majorHAnsi" w:hAnsiTheme="majorHAnsi" w:cstheme="majorHAnsi" w:hint="cs"/>
          <w:sz w:val="28"/>
          <w:szCs w:val="28"/>
          <w:rtl/>
        </w:rPr>
        <w:t>,</w:t>
      </w:r>
      <w:r w:rsidR="00D44D5B" w:rsidRPr="00F7010F">
        <w:rPr>
          <w:rFonts w:asciiTheme="majorHAnsi" w:hAnsiTheme="majorHAnsi" w:cstheme="majorHAnsi"/>
          <w:sz w:val="28"/>
          <w:szCs w:val="28"/>
          <w:rtl/>
        </w:rPr>
        <w:t xml:space="preserve"> </w:t>
      </w:r>
      <w:r w:rsidR="00530F93" w:rsidRPr="00F7010F">
        <w:rPr>
          <w:rFonts w:asciiTheme="majorHAnsi" w:hAnsiTheme="majorHAnsi" w:cstheme="majorHAnsi" w:hint="cs"/>
          <w:sz w:val="28"/>
          <w:szCs w:val="28"/>
          <w:rtl/>
        </w:rPr>
        <w:t xml:space="preserve">בגלל הקושי </w:t>
      </w:r>
      <w:r w:rsidR="00D44D5B" w:rsidRPr="00F7010F">
        <w:rPr>
          <w:rFonts w:asciiTheme="majorHAnsi" w:hAnsiTheme="majorHAnsi" w:cstheme="majorHAnsi"/>
          <w:sz w:val="28"/>
          <w:szCs w:val="28"/>
          <w:rtl/>
        </w:rPr>
        <w:t>בשליפת הנתונים מוויקיפדיה לשמות סרטים שלא בתווים אנגליים.</w:t>
      </w:r>
    </w:p>
    <w:p w14:paraId="0776ADC8" w14:textId="77777777" w:rsidR="00D44D5B" w:rsidRPr="00F7010F" w:rsidRDefault="00D44D5B" w:rsidP="00D44D5B">
      <w:pPr>
        <w:spacing w:after="80"/>
        <w:rPr>
          <w:rFonts w:asciiTheme="majorHAnsi" w:hAnsiTheme="majorHAnsi" w:cstheme="majorHAnsi"/>
          <w:sz w:val="28"/>
          <w:szCs w:val="28"/>
          <w:rtl/>
        </w:rPr>
      </w:pPr>
    </w:p>
    <w:p w14:paraId="505E7501" w14:textId="3C76EEDF" w:rsidR="00616F55" w:rsidRDefault="00530F93" w:rsidP="00D44D5B">
      <w:pPr>
        <w:spacing w:after="80"/>
        <w:rPr>
          <w:rFonts w:asciiTheme="majorHAnsi" w:hAnsiTheme="majorHAnsi" w:cstheme="majorHAnsi"/>
          <w:sz w:val="28"/>
          <w:szCs w:val="28"/>
          <w:rtl/>
        </w:rPr>
      </w:pPr>
      <w:r w:rsidRPr="00F7010F">
        <w:rPr>
          <w:rFonts w:asciiTheme="majorHAnsi" w:hAnsiTheme="majorHAnsi" w:cstheme="majorHAnsi" w:hint="cs"/>
          <w:sz w:val="28"/>
          <w:szCs w:val="28"/>
          <w:rtl/>
        </w:rPr>
        <w:t>רק לקבצים</w:t>
      </w:r>
      <w:r w:rsidR="00D44D5B" w:rsidRPr="00F7010F">
        <w:rPr>
          <w:rFonts w:asciiTheme="majorHAnsi" w:hAnsiTheme="majorHAnsi" w:cstheme="majorHAnsi"/>
          <w:sz w:val="28"/>
          <w:szCs w:val="28"/>
          <w:rtl/>
        </w:rPr>
        <w:t xml:space="preserve"> שעברו</w:t>
      </w:r>
      <w:r w:rsidR="00616F55" w:rsidRPr="00F7010F">
        <w:rPr>
          <w:rFonts w:asciiTheme="majorHAnsi" w:hAnsiTheme="majorHAnsi" w:cstheme="majorHAnsi"/>
          <w:sz w:val="28"/>
          <w:szCs w:val="28"/>
          <w:rtl/>
        </w:rPr>
        <w:t xml:space="preserve"> את</w:t>
      </w:r>
      <w:r w:rsidR="00D44D5B" w:rsidRPr="00F7010F">
        <w:rPr>
          <w:rFonts w:asciiTheme="majorHAnsi" w:hAnsiTheme="majorHAnsi" w:cstheme="majorHAnsi"/>
          <w:sz w:val="28"/>
          <w:szCs w:val="28"/>
          <w:rtl/>
        </w:rPr>
        <w:t xml:space="preserve"> הסינון</w:t>
      </w:r>
      <w:r w:rsidRPr="00F7010F">
        <w:rPr>
          <w:rFonts w:asciiTheme="majorHAnsi" w:hAnsiTheme="majorHAnsi" w:cstheme="majorHAnsi" w:hint="cs"/>
          <w:sz w:val="28"/>
          <w:szCs w:val="28"/>
          <w:rtl/>
        </w:rPr>
        <w:t xml:space="preserve"> ייבאתי את שאר העמודות מהקבצים האחרים כדי לחסוך זמן ריצה מיותר</w:t>
      </w:r>
      <w:r w:rsidR="00D44D5B" w:rsidRPr="00F7010F">
        <w:rPr>
          <w:rFonts w:asciiTheme="majorHAnsi" w:hAnsiTheme="majorHAnsi" w:cstheme="majorHAnsi"/>
          <w:sz w:val="28"/>
          <w:szCs w:val="28"/>
          <w:rtl/>
        </w:rPr>
        <w:t xml:space="preserve">. בוצעה השוואה בין עמודות המפתח של כולן </w:t>
      </w:r>
      <w:r w:rsidR="00D44D5B" w:rsidRPr="00F7010F">
        <w:rPr>
          <w:rFonts w:asciiTheme="majorHAnsi" w:hAnsiTheme="majorHAnsi" w:cstheme="majorHAnsi"/>
          <w:sz w:val="28"/>
          <w:szCs w:val="28"/>
        </w:rPr>
        <w:t>(tconst)</w:t>
      </w:r>
      <w:r w:rsidR="00D44D5B" w:rsidRPr="00F7010F">
        <w:rPr>
          <w:rFonts w:asciiTheme="majorHAnsi" w:hAnsiTheme="majorHAnsi" w:cstheme="majorHAnsi"/>
          <w:sz w:val="28"/>
          <w:szCs w:val="28"/>
          <w:rtl/>
        </w:rPr>
        <w:t>.</w:t>
      </w:r>
    </w:p>
    <w:p w14:paraId="0A6A4CEC" w14:textId="77777777" w:rsidR="00F7010F" w:rsidRPr="00F7010F" w:rsidRDefault="00F7010F" w:rsidP="00D44D5B">
      <w:pPr>
        <w:spacing w:after="80"/>
        <w:rPr>
          <w:rFonts w:asciiTheme="majorHAnsi" w:hAnsiTheme="majorHAnsi" w:cstheme="majorHAnsi"/>
          <w:sz w:val="28"/>
          <w:szCs w:val="28"/>
          <w:rtl/>
        </w:rPr>
      </w:pPr>
    </w:p>
    <w:p w14:paraId="6E5AC849" w14:textId="0CB3DA8E" w:rsidR="00D44D5B" w:rsidRPr="00F7010F" w:rsidRDefault="00D44D5B" w:rsidP="00D44D5B">
      <w:pPr>
        <w:spacing w:after="80"/>
        <w:rPr>
          <w:rFonts w:asciiTheme="majorHAnsi" w:hAnsiTheme="majorHAnsi" w:cstheme="majorHAnsi"/>
          <w:sz w:val="28"/>
          <w:szCs w:val="28"/>
        </w:rPr>
      </w:pPr>
      <w:r w:rsidRPr="00F7010F">
        <w:rPr>
          <w:rFonts w:asciiTheme="majorHAnsi" w:hAnsiTheme="majorHAnsi" w:cstheme="majorHAnsi"/>
          <w:sz w:val="28"/>
          <w:szCs w:val="28"/>
          <w:rtl/>
        </w:rPr>
        <w:t xml:space="preserve">לאחר מכן ביצעתי </w:t>
      </w:r>
      <w:r w:rsidRPr="00F7010F">
        <w:rPr>
          <w:rFonts w:asciiTheme="majorHAnsi" w:hAnsiTheme="majorHAnsi" w:cstheme="majorHAnsi"/>
          <w:sz w:val="28"/>
          <w:szCs w:val="28"/>
        </w:rPr>
        <w:t xml:space="preserve">merge </w:t>
      </w:r>
      <w:r w:rsidRPr="00F7010F">
        <w:rPr>
          <w:rFonts w:asciiTheme="majorHAnsi" w:hAnsiTheme="majorHAnsi" w:cstheme="majorHAnsi"/>
          <w:sz w:val="28"/>
          <w:szCs w:val="28"/>
          <w:rtl/>
        </w:rPr>
        <w:t xml:space="preserve"> כדי ליצור טבלה עם כל העמודות הנדרשות מ-</w:t>
      </w:r>
      <w:r w:rsidRPr="00F7010F">
        <w:rPr>
          <w:rFonts w:asciiTheme="majorHAnsi" w:hAnsiTheme="majorHAnsi" w:cstheme="majorHAnsi"/>
          <w:sz w:val="28"/>
          <w:szCs w:val="28"/>
        </w:rPr>
        <w:t>IMDB</w:t>
      </w:r>
      <w:r w:rsidRPr="00F7010F">
        <w:rPr>
          <w:rFonts w:asciiTheme="majorHAnsi" w:hAnsiTheme="majorHAnsi" w:cstheme="majorHAnsi"/>
          <w:sz w:val="28"/>
          <w:szCs w:val="28"/>
          <w:rtl/>
        </w:rPr>
        <w:t xml:space="preserve"> הורדתי שורות לא </w:t>
      </w:r>
      <w:r w:rsidR="00B9006C">
        <w:rPr>
          <w:rFonts w:asciiTheme="majorHAnsi" w:hAnsiTheme="majorHAnsi" w:cstheme="majorHAnsi" w:hint="cs"/>
          <w:sz w:val="28"/>
          <w:szCs w:val="28"/>
          <w:rtl/>
        </w:rPr>
        <w:t>מלאות</w:t>
      </w:r>
      <w:r w:rsidRPr="00F7010F">
        <w:rPr>
          <w:rFonts w:asciiTheme="majorHAnsi" w:hAnsiTheme="majorHAnsi" w:cstheme="majorHAnsi"/>
          <w:sz w:val="28"/>
          <w:szCs w:val="28"/>
          <w:rtl/>
        </w:rPr>
        <w:t xml:space="preserve"> ובחרתי את 5,000 השורות הראשונות.</w:t>
      </w:r>
    </w:p>
    <w:p w14:paraId="37442588" w14:textId="77777777" w:rsidR="00F7010F" w:rsidRDefault="00F7010F" w:rsidP="00D44D5B">
      <w:pPr>
        <w:spacing w:after="80"/>
        <w:rPr>
          <w:rFonts w:asciiTheme="majorHAnsi" w:hAnsiTheme="majorHAnsi" w:cstheme="majorHAnsi"/>
          <w:sz w:val="28"/>
          <w:szCs w:val="28"/>
          <w:u w:val="single"/>
          <w:rtl/>
        </w:rPr>
      </w:pPr>
    </w:p>
    <w:p w14:paraId="576DC5AC" w14:textId="77777777" w:rsidR="00674E4C" w:rsidRDefault="00674E4C" w:rsidP="00D44D5B">
      <w:pPr>
        <w:spacing w:after="80"/>
        <w:rPr>
          <w:rFonts w:asciiTheme="majorHAnsi" w:hAnsiTheme="majorHAnsi" w:cstheme="majorHAnsi"/>
          <w:sz w:val="28"/>
          <w:szCs w:val="28"/>
          <w:u w:val="single"/>
          <w:rtl/>
        </w:rPr>
      </w:pPr>
    </w:p>
    <w:p w14:paraId="603F9AC7" w14:textId="77777777" w:rsidR="00674E4C" w:rsidRDefault="00674E4C" w:rsidP="00D44D5B">
      <w:pPr>
        <w:spacing w:after="80"/>
        <w:rPr>
          <w:rFonts w:asciiTheme="majorHAnsi" w:hAnsiTheme="majorHAnsi" w:cstheme="majorHAnsi"/>
          <w:sz w:val="28"/>
          <w:szCs w:val="28"/>
          <w:u w:val="single"/>
          <w:rtl/>
        </w:rPr>
      </w:pPr>
    </w:p>
    <w:p w14:paraId="5DD8A5D0" w14:textId="29453CF0" w:rsidR="00D44D5B" w:rsidRPr="00F7010F" w:rsidRDefault="00F7010F" w:rsidP="00D44D5B">
      <w:pPr>
        <w:spacing w:after="80"/>
        <w:rPr>
          <w:rFonts w:asciiTheme="majorHAnsi" w:hAnsiTheme="majorHAnsi" w:cstheme="majorHAnsi"/>
          <w:sz w:val="28"/>
          <w:szCs w:val="28"/>
          <w:u w:val="single"/>
          <w:rtl/>
        </w:rPr>
      </w:pPr>
      <w:r w:rsidRPr="00F7010F">
        <w:rPr>
          <w:rFonts w:asciiTheme="majorHAnsi" w:hAnsiTheme="majorHAnsi" w:cstheme="majorHAnsi" w:hint="cs"/>
          <w:sz w:val="28"/>
          <w:szCs w:val="28"/>
          <w:u w:val="single"/>
          <w:rtl/>
        </w:rPr>
        <w:t>שלב 2:</w:t>
      </w:r>
    </w:p>
    <w:p w14:paraId="65E88836" w14:textId="77777777" w:rsidR="00F7010F" w:rsidRDefault="00616F55" w:rsidP="00D44D5B">
      <w:pPr>
        <w:spacing w:after="80"/>
        <w:rPr>
          <w:rFonts w:asciiTheme="majorHAnsi" w:hAnsiTheme="majorHAnsi" w:cstheme="majorHAnsi"/>
          <w:sz w:val="28"/>
          <w:szCs w:val="28"/>
          <w:rtl/>
        </w:rPr>
      </w:pPr>
      <w:r w:rsidRPr="00F7010F">
        <w:rPr>
          <w:rFonts w:asciiTheme="majorHAnsi" w:hAnsiTheme="majorHAnsi" w:cstheme="majorHAnsi"/>
          <w:sz w:val="28"/>
          <w:szCs w:val="28"/>
          <w:rtl/>
        </w:rPr>
        <w:t xml:space="preserve">ייבאתי את הנתונים מוויקיפדיה </w:t>
      </w:r>
      <w:r w:rsidR="00F7010F">
        <w:rPr>
          <w:rFonts w:asciiTheme="majorHAnsi" w:hAnsiTheme="majorHAnsi" w:cstheme="majorHAnsi" w:hint="cs"/>
          <w:sz w:val="28"/>
          <w:szCs w:val="28"/>
          <w:rtl/>
        </w:rPr>
        <w:t>(</w:t>
      </w:r>
      <w:r w:rsidR="00F7010F">
        <w:rPr>
          <w:rFonts w:asciiTheme="majorHAnsi" w:hAnsiTheme="majorHAnsi" w:cstheme="majorHAnsi"/>
          <w:sz w:val="28"/>
          <w:szCs w:val="28"/>
        </w:rPr>
        <w:t>web scraping</w:t>
      </w:r>
      <w:r w:rsidR="00F7010F">
        <w:rPr>
          <w:rFonts w:asciiTheme="majorHAnsi" w:hAnsiTheme="majorHAnsi" w:cstheme="majorHAnsi" w:hint="cs"/>
          <w:sz w:val="28"/>
          <w:szCs w:val="28"/>
          <w:rtl/>
        </w:rPr>
        <w:t xml:space="preserve">) </w:t>
      </w:r>
      <w:r w:rsidR="00530F93" w:rsidRPr="00F7010F">
        <w:rPr>
          <w:rFonts w:asciiTheme="majorHAnsi" w:hAnsiTheme="majorHAnsi" w:cstheme="majorHAnsi"/>
          <w:sz w:val="28"/>
          <w:szCs w:val="28"/>
          <w:rtl/>
        </w:rPr>
        <w:t xml:space="preserve">ובניתי את הקוד בצורה כזאת שהוא מנסה למצוא את עמוד הסרט בכמה ווריאציות. </w:t>
      </w:r>
    </w:p>
    <w:p w14:paraId="373B1B00" w14:textId="77777777" w:rsidR="00F7010F" w:rsidRDefault="00F7010F" w:rsidP="00D44D5B">
      <w:pPr>
        <w:spacing w:after="80"/>
        <w:rPr>
          <w:rFonts w:asciiTheme="majorHAnsi" w:hAnsiTheme="majorHAnsi" w:cstheme="majorHAnsi"/>
          <w:sz w:val="28"/>
          <w:szCs w:val="28"/>
          <w:rtl/>
        </w:rPr>
      </w:pPr>
    </w:p>
    <w:p w14:paraId="656BD2FD" w14:textId="77777777" w:rsidR="00674E4C" w:rsidRDefault="00674E4C" w:rsidP="00F7010F">
      <w:pPr>
        <w:spacing w:after="80"/>
        <w:rPr>
          <w:rFonts w:asciiTheme="majorHAnsi" w:hAnsiTheme="majorHAnsi" w:cstheme="majorHAnsi"/>
          <w:sz w:val="28"/>
          <w:szCs w:val="28"/>
          <w:rtl/>
        </w:rPr>
      </w:pPr>
    </w:p>
    <w:p w14:paraId="70524401" w14:textId="77777777" w:rsidR="00674E4C" w:rsidRDefault="00674E4C" w:rsidP="00F7010F">
      <w:pPr>
        <w:spacing w:after="80"/>
        <w:rPr>
          <w:rFonts w:asciiTheme="majorHAnsi" w:hAnsiTheme="majorHAnsi" w:cstheme="majorHAnsi"/>
          <w:sz w:val="28"/>
          <w:szCs w:val="28"/>
          <w:rtl/>
        </w:rPr>
      </w:pPr>
    </w:p>
    <w:p w14:paraId="098153A3" w14:textId="77777777" w:rsidR="00674E4C" w:rsidRDefault="00674E4C" w:rsidP="00F7010F">
      <w:pPr>
        <w:spacing w:after="80"/>
        <w:rPr>
          <w:rFonts w:asciiTheme="majorHAnsi" w:hAnsiTheme="majorHAnsi" w:cstheme="majorHAnsi"/>
          <w:sz w:val="28"/>
          <w:szCs w:val="28"/>
          <w:rtl/>
        </w:rPr>
      </w:pPr>
    </w:p>
    <w:p w14:paraId="56FBD111" w14:textId="77777777" w:rsidR="00674E4C" w:rsidRDefault="00674E4C" w:rsidP="00F7010F">
      <w:pPr>
        <w:spacing w:after="80"/>
        <w:rPr>
          <w:rFonts w:asciiTheme="majorHAnsi" w:hAnsiTheme="majorHAnsi" w:cstheme="majorHAnsi"/>
          <w:sz w:val="28"/>
          <w:szCs w:val="28"/>
          <w:rtl/>
        </w:rPr>
      </w:pPr>
    </w:p>
    <w:p w14:paraId="60CFC3F4" w14:textId="77777777" w:rsidR="00674E4C" w:rsidRDefault="00674E4C" w:rsidP="00F7010F">
      <w:pPr>
        <w:spacing w:after="80"/>
        <w:rPr>
          <w:rFonts w:asciiTheme="majorHAnsi" w:hAnsiTheme="majorHAnsi" w:cstheme="majorHAnsi"/>
          <w:sz w:val="28"/>
          <w:szCs w:val="28"/>
          <w:rtl/>
        </w:rPr>
      </w:pPr>
    </w:p>
    <w:p w14:paraId="3891D311" w14:textId="77777777" w:rsidR="00674E4C" w:rsidRDefault="00674E4C" w:rsidP="00F7010F">
      <w:pPr>
        <w:spacing w:after="80"/>
        <w:rPr>
          <w:rFonts w:asciiTheme="majorHAnsi" w:hAnsiTheme="majorHAnsi" w:cstheme="majorHAnsi"/>
          <w:sz w:val="28"/>
          <w:szCs w:val="28"/>
          <w:rtl/>
        </w:rPr>
      </w:pPr>
    </w:p>
    <w:p w14:paraId="38430D4F" w14:textId="77777777" w:rsidR="00674E4C" w:rsidRDefault="00674E4C" w:rsidP="00F7010F">
      <w:pPr>
        <w:spacing w:after="80"/>
        <w:rPr>
          <w:rFonts w:asciiTheme="majorHAnsi" w:hAnsiTheme="majorHAnsi" w:cstheme="majorHAnsi"/>
          <w:sz w:val="28"/>
          <w:szCs w:val="28"/>
          <w:rtl/>
        </w:rPr>
      </w:pPr>
    </w:p>
    <w:p w14:paraId="7B415E47" w14:textId="77777777" w:rsidR="00674E4C" w:rsidRDefault="00674E4C" w:rsidP="00F7010F">
      <w:pPr>
        <w:spacing w:after="80"/>
        <w:rPr>
          <w:rFonts w:asciiTheme="majorHAnsi" w:hAnsiTheme="majorHAnsi" w:cstheme="majorHAnsi"/>
          <w:sz w:val="28"/>
          <w:szCs w:val="28"/>
          <w:rtl/>
        </w:rPr>
      </w:pPr>
    </w:p>
    <w:p w14:paraId="2094434C" w14:textId="77777777" w:rsidR="00674E4C" w:rsidRDefault="00674E4C" w:rsidP="00F7010F">
      <w:pPr>
        <w:spacing w:after="80"/>
        <w:rPr>
          <w:rFonts w:asciiTheme="majorHAnsi" w:hAnsiTheme="majorHAnsi" w:cstheme="majorHAnsi"/>
          <w:sz w:val="28"/>
          <w:szCs w:val="28"/>
          <w:rtl/>
        </w:rPr>
      </w:pPr>
    </w:p>
    <w:p w14:paraId="11A63F4A" w14:textId="77777777" w:rsidR="00674E4C" w:rsidRDefault="00674E4C" w:rsidP="00F7010F">
      <w:pPr>
        <w:spacing w:after="80"/>
        <w:rPr>
          <w:rFonts w:asciiTheme="majorHAnsi" w:hAnsiTheme="majorHAnsi" w:cstheme="majorHAnsi"/>
          <w:sz w:val="28"/>
          <w:szCs w:val="28"/>
          <w:rtl/>
        </w:rPr>
      </w:pPr>
    </w:p>
    <w:p w14:paraId="6B9D8BB6" w14:textId="72E68C6E" w:rsidR="00F7010F" w:rsidRDefault="00530F93" w:rsidP="00F7010F">
      <w:pPr>
        <w:spacing w:after="80"/>
        <w:rPr>
          <w:rFonts w:asciiTheme="majorHAnsi" w:hAnsiTheme="majorHAnsi" w:cstheme="majorHAnsi"/>
          <w:sz w:val="28"/>
          <w:szCs w:val="28"/>
          <w:rtl/>
        </w:rPr>
      </w:pPr>
      <w:r w:rsidRPr="00F7010F">
        <w:rPr>
          <w:rFonts w:asciiTheme="majorHAnsi" w:hAnsiTheme="majorHAnsi" w:cstheme="majorHAnsi"/>
          <w:sz w:val="28"/>
          <w:szCs w:val="28"/>
          <w:rtl/>
        </w:rPr>
        <w:t>הנה עץ ההחלטה של הקוד:</w:t>
      </w:r>
    </w:p>
    <w:p w14:paraId="2C6FE9AC" w14:textId="77777777" w:rsidR="00674E4C" w:rsidRDefault="00674E4C" w:rsidP="00F7010F">
      <w:pPr>
        <w:spacing w:after="80"/>
        <w:rPr>
          <w:rFonts w:asciiTheme="majorHAnsi" w:hAnsiTheme="majorHAnsi" w:cstheme="majorHAnsi"/>
          <w:sz w:val="28"/>
          <w:szCs w:val="28"/>
          <w:rtl/>
        </w:rPr>
      </w:pPr>
    </w:p>
    <w:p w14:paraId="731CD2D0" w14:textId="33D0747E" w:rsidR="00F7010F" w:rsidRPr="00F7010F" w:rsidRDefault="00F7010F" w:rsidP="00D44D5B">
      <w:pPr>
        <w:spacing w:after="80"/>
        <w:rPr>
          <w:rFonts w:asciiTheme="majorHAnsi" w:hAnsiTheme="majorHAnsi" w:cstheme="majorHAnsi"/>
          <w:sz w:val="28"/>
          <w:szCs w:val="28"/>
          <w:rtl/>
        </w:rPr>
      </w:pPr>
      <w:ins w:id="0" w:author="רועי ראז/Roei Raz" w:date="2026-05-06T20:26:00Z" w16du:dateUtc="2026-05-06T17:26:00Z">
        <w:r>
          <w:rPr>
            <w:noProof/>
            <w:color w:val="FFFFFF" w:themeColor="background1"/>
          </w:rPr>
          <w:drawing>
            <wp:inline distT="0" distB="0" distL="0" distR="0" wp14:anchorId="5F11D439" wp14:editId="0DFA9378">
              <wp:extent cx="5252794" cy="3292997"/>
              <wp:effectExtent l="0" t="0" r="5080" b="3175"/>
              <wp:docPr id="42523525" name="תמונה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2523525" name="תמונה 42523525"/>
                      <pic:cNvPicPr/>
                    </pic:nvPicPr>
                    <pic:blipFill>
                      <a:blip r:embed="rId8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358999" cy="3359578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750D37B7" w14:textId="77777777" w:rsidR="00530F93" w:rsidRPr="00F7010F" w:rsidRDefault="00530F93" w:rsidP="00D44D5B">
      <w:pPr>
        <w:spacing w:after="80"/>
        <w:rPr>
          <w:rFonts w:asciiTheme="majorHAnsi" w:hAnsiTheme="majorHAnsi" w:cstheme="majorHAnsi"/>
          <w:sz w:val="28"/>
          <w:szCs w:val="28"/>
          <w:rtl/>
        </w:rPr>
      </w:pPr>
    </w:p>
    <w:p w14:paraId="28F68C0D" w14:textId="77777777" w:rsidR="00530F93" w:rsidRPr="00F7010F" w:rsidRDefault="00530F93" w:rsidP="00D44D5B">
      <w:pPr>
        <w:spacing w:after="80"/>
        <w:rPr>
          <w:rFonts w:asciiTheme="majorHAnsi" w:hAnsiTheme="majorHAnsi" w:cstheme="majorHAnsi"/>
          <w:sz w:val="28"/>
          <w:szCs w:val="28"/>
          <w:rtl/>
        </w:rPr>
      </w:pPr>
    </w:p>
    <w:p w14:paraId="4039C1D8" w14:textId="1021539F" w:rsidR="00530F93" w:rsidRPr="00F7010F" w:rsidRDefault="00F7010F" w:rsidP="00D44D5B">
      <w:pPr>
        <w:spacing w:after="80"/>
        <w:rPr>
          <w:rFonts w:asciiTheme="majorHAnsi" w:hAnsiTheme="majorHAnsi" w:cstheme="majorHAnsi"/>
          <w:sz w:val="28"/>
          <w:szCs w:val="28"/>
          <w:rtl/>
        </w:rPr>
      </w:pPr>
      <w:r>
        <w:rPr>
          <w:rFonts w:asciiTheme="majorHAnsi" w:hAnsiTheme="majorHAnsi" w:cstheme="majorHAnsi" w:hint="cs"/>
          <w:sz w:val="28"/>
          <w:szCs w:val="28"/>
          <w:rtl/>
        </w:rPr>
        <w:t>כדי לא להעמיס על המחשב בחרתי לייבא כל פעם מספר עמודות.</w:t>
      </w:r>
      <w:r w:rsidR="00B9006C">
        <w:rPr>
          <w:rFonts w:asciiTheme="majorHAnsi" w:hAnsiTheme="majorHAnsi" w:cstheme="majorHAnsi" w:hint="cs"/>
          <w:sz w:val="28"/>
          <w:szCs w:val="28"/>
          <w:rtl/>
        </w:rPr>
        <w:t xml:space="preserve">ושמרתי בקבצי </w:t>
      </w:r>
      <w:r w:rsidR="00B9006C">
        <w:rPr>
          <w:rFonts w:asciiTheme="majorHAnsi" w:hAnsiTheme="majorHAnsi" w:cstheme="majorHAnsi"/>
          <w:sz w:val="28"/>
          <w:szCs w:val="28"/>
        </w:rPr>
        <w:t>CSV</w:t>
      </w:r>
      <w:r w:rsidR="00B9006C">
        <w:rPr>
          <w:rFonts w:asciiTheme="majorHAnsi" w:hAnsiTheme="majorHAnsi" w:cstheme="majorHAnsi" w:hint="cs"/>
          <w:sz w:val="28"/>
          <w:szCs w:val="28"/>
          <w:rtl/>
        </w:rPr>
        <w:t xml:space="preserve"> נפרדים.</w:t>
      </w:r>
    </w:p>
    <w:p w14:paraId="410A651B" w14:textId="6DE64E3F" w:rsidR="00530F93" w:rsidRDefault="00F7010F" w:rsidP="00D44D5B">
      <w:pPr>
        <w:spacing w:after="80"/>
        <w:rPr>
          <w:rFonts w:asciiTheme="majorHAnsi" w:hAnsiTheme="majorHAnsi" w:cstheme="majorHAnsi"/>
          <w:sz w:val="28"/>
          <w:szCs w:val="28"/>
          <w:rtl/>
        </w:rPr>
      </w:pPr>
      <w:r>
        <w:rPr>
          <w:rFonts w:asciiTheme="majorHAnsi" w:hAnsiTheme="majorHAnsi" w:cstheme="majorHAnsi" w:hint="cs"/>
          <w:sz w:val="28"/>
          <w:szCs w:val="28"/>
          <w:rtl/>
        </w:rPr>
        <w:t xml:space="preserve">לאחר מכן </w:t>
      </w:r>
      <w:r w:rsidR="00530F93" w:rsidRPr="00F7010F">
        <w:rPr>
          <w:rFonts w:asciiTheme="majorHAnsi" w:hAnsiTheme="majorHAnsi" w:cstheme="majorHAnsi"/>
          <w:sz w:val="28"/>
          <w:szCs w:val="28"/>
          <w:rtl/>
        </w:rPr>
        <w:t>איחדתי את כל הקבצים</w:t>
      </w:r>
      <w:r>
        <w:rPr>
          <w:rFonts w:asciiTheme="majorHAnsi" w:hAnsiTheme="majorHAnsi" w:cstheme="majorHAnsi" w:hint="cs"/>
          <w:sz w:val="28"/>
          <w:szCs w:val="28"/>
          <w:rtl/>
        </w:rPr>
        <w:t xml:space="preserve"> (</w:t>
      </w:r>
      <w:r>
        <w:rPr>
          <w:rFonts w:asciiTheme="majorHAnsi" w:hAnsiTheme="majorHAnsi" w:cstheme="majorHAnsi"/>
          <w:sz w:val="28"/>
          <w:szCs w:val="28"/>
        </w:rPr>
        <w:t>imdb + wiki</w:t>
      </w:r>
      <w:r>
        <w:rPr>
          <w:rFonts w:asciiTheme="majorHAnsi" w:hAnsiTheme="majorHAnsi" w:cstheme="majorHAnsi" w:hint="cs"/>
          <w:sz w:val="28"/>
          <w:szCs w:val="28"/>
          <w:rtl/>
        </w:rPr>
        <w:t>)</w:t>
      </w:r>
      <w:r w:rsidR="00530F93" w:rsidRPr="00F7010F">
        <w:rPr>
          <w:rFonts w:asciiTheme="majorHAnsi" w:hAnsiTheme="majorHAnsi" w:cstheme="majorHAnsi"/>
          <w:sz w:val="28"/>
          <w:szCs w:val="28"/>
          <w:rtl/>
        </w:rPr>
        <w:t xml:space="preserve"> לקובץ אחד מאוחד ומסודר.</w:t>
      </w:r>
    </w:p>
    <w:p w14:paraId="7721F708" w14:textId="77777777" w:rsidR="00773006" w:rsidRDefault="00773006" w:rsidP="00D44D5B">
      <w:pPr>
        <w:spacing w:after="80"/>
        <w:rPr>
          <w:rFonts w:asciiTheme="majorHAnsi" w:hAnsiTheme="majorHAnsi" w:cstheme="majorHAnsi"/>
          <w:sz w:val="28"/>
          <w:szCs w:val="28"/>
          <w:rtl/>
        </w:rPr>
      </w:pPr>
    </w:p>
    <w:p w14:paraId="6D760082" w14:textId="437D2D7C" w:rsidR="00773006" w:rsidRPr="00F7010F" w:rsidRDefault="00773006" w:rsidP="00D44D5B">
      <w:pPr>
        <w:spacing w:after="80"/>
        <w:rPr>
          <w:rFonts w:asciiTheme="majorHAnsi" w:hAnsiTheme="majorHAnsi" w:cstheme="majorHAnsi"/>
          <w:sz w:val="28"/>
          <w:szCs w:val="28"/>
          <w:rtl/>
        </w:rPr>
      </w:pPr>
      <w:r>
        <w:rPr>
          <w:rFonts w:asciiTheme="majorHAnsi" w:hAnsiTheme="majorHAnsi" w:cstheme="majorHAnsi" w:hint="cs"/>
          <w:sz w:val="28"/>
          <w:szCs w:val="28"/>
          <w:rtl/>
        </w:rPr>
        <w:t>בעת ההרצה האחרונה לאחר שכבר כל הנתונים היו בידי הפסקתי את ההרצה בחלק של עמודת התקציר (לוקח 3 שעות). לכן יש שם שגיאה לכאורה, אבל הקוד עובד מבלי לקרוס כמובן.</w:t>
      </w:r>
    </w:p>
    <w:p w14:paraId="5C01842B" w14:textId="77777777" w:rsidR="00530F93" w:rsidRPr="00F7010F" w:rsidRDefault="00530F93" w:rsidP="00530F93">
      <w:pPr>
        <w:spacing w:after="80"/>
        <w:rPr>
          <w:rFonts w:asciiTheme="majorHAnsi" w:hAnsiTheme="majorHAnsi" w:cstheme="majorHAnsi"/>
          <w:sz w:val="28"/>
          <w:szCs w:val="28"/>
          <w:rtl/>
        </w:rPr>
      </w:pPr>
    </w:p>
    <w:p w14:paraId="5C006BAB" w14:textId="353A62E1" w:rsidR="00530F93" w:rsidRDefault="00674E4C" w:rsidP="00674E4C">
      <w:pPr>
        <w:spacing w:after="80"/>
        <w:jc w:val="center"/>
        <w:rPr>
          <w:rFonts w:asciiTheme="majorHAnsi" w:hAnsiTheme="majorHAnsi" w:cstheme="majorHAnsi"/>
          <w:b/>
          <w:bCs/>
          <w:sz w:val="40"/>
          <w:szCs w:val="40"/>
          <w:u w:val="single"/>
          <w:rtl/>
        </w:rPr>
      </w:pPr>
      <w:r w:rsidRPr="00674E4C">
        <w:rPr>
          <w:rFonts w:asciiTheme="majorHAnsi" w:hAnsiTheme="majorHAnsi" w:cstheme="majorHAnsi" w:hint="cs"/>
          <w:b/>
          <w:bCs/>
          <w:sz w:val="40"/>
          <w:szCs w:val="40"/>
          <w:u w:val="single"/>
          <w:rtl/>
        </w:rPr>
        <w:t>תיאור שדות הנתונים</w:t>
      </w:r>
    </w:p>
    <w:p w14:paraId="156E84FB" w14:textId="77777777" w:rsidR="00B9006C" w:rsidRPr="00674E4C" w:rsidRDefault="00B9006C" w:rsidP="00674E4C">
      <w:pPr>
        <w:spacing w:after="80"/>
        <w:jc w:val="center"/>
        <w:rPr>
          <w:rFonts w:asciiTheme="majorHAnsi" w:hAnsiTheme="majorHAnsi" w:cstheme="majorHAnsi"/>
          <w:b/>
          <w:bCs/>
          <w:sz w:val="40"/>
          <w:szCs w:val="40"/>
          <w:u w:val="single"/>
          <w:rtl/>
        </w:rPr>
      </w:pPr>
    </w:p>
    <w:tbl>
      <w:tblPr>
        <w:tblStyle w:val="4-6"/>
        <w:tblW w:w="5953" w:type="dxa"/>
        <w:tblInd w:w="1677" w:type="dxa"/>
        <w:tblLayout w:type="fixed"/>
        <w:tblLook w:val="04A0" w:firstRow="1" w:lastRow="0" w:firstColumn="1" w:lastColumn="0" w:noHBand="0" w:noVBand="1"/>
      </w:tblPr>
      <w:tblGrid>
        <w:gridCol w:w="2551"/>
        <w:gridCol w:w="1988"/>
        <w:gridCol w:w="1414"/>
      </w:tblGrid>
      <w:tr w:rsidR="00530F93" w:rsidRPr="00F7010F" w14:paraId="4D0094EC" w14:textId="77777777" w:rsidTr="00674E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7B8794B9" w14:textId="77777777" w:rsidR="00530F93" w:rsidRPr="00F7010F" w:rsidRDefault="00530F93" w:rsidP="00C22183">
            <w:pPr>
              <w:bidi w:val="0"/>
              <w:rPr>
                <w:rFonts w:asciiTheme="majorHAnsi" w:hAnsiTheme="majorHAnsi" w:cstheme="majorHAnsi"/>
                <w:sz w:val="28"/>
                <w:szCs w:val="28"/>
              </w:rPr>
            </w:pPr>
            <w:r w:rsidRPr="00F7010F">
              <w:rPr>
                <w:rFonts w:asciiTheme="majorHAnsi" w:hAnsiTheme="majorHAnsi" w:cstheme="majorHAnsi"/>
                <w:sz w:val="28"/>
                <w:szCs w:val="28"/>
              </w:rPr>
              <w:t>Columns name</w:t>
            </w:r>
          </w:p>
        </w:tc>
        <w:tc>
          <w:tcPr>
            <w:tcW w:w="1988" w:type="dxa"/>
          </w:tcPr>
          <w:p w14:paraId="04012EE5" w14:textId="77777777" w:rsidR="00530F93" w:rsidRPr="00F7010F" w:rsidRDefault="00530F93" w:rsidP="00C22183">
            <w:pPr>
              <w:bidi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color w:val="FFFFFF"/>
                <w:sz w:val="28"/>
                <w:szCs w:val="28"/>
              </w:rPr>
            </w:pPr>
            <w:r w:rsidRPr="00F7010F">
              <w:rPr>
                <w:rFonts w:asciiTheme="majorHAnsi" w:hAnsiTheme="majorHAnsi" w:cstheme="majorHAnsi"/>
                <w:color w:val="FFFFFF"/>
                <w:sz w:val="28"/>
                <w:szCs w:val="28"/>
              </w:rPr>
              <w:t xml:space="preserve">Type </w:t>
            </w:r>
          </w:p>
        </w:tc>
        <w:tc>
          <w:tcPr>
            <w:tcW w:w="1414" w:type="dxa"/>
          </w:tcPr>
          <w:p w14:paraId="3C70C349" w14:textId="77777777" w:rsidR="00530F93" w:rsidRPr="00F7010F" w:rsidRDefault="00530F93" w:rsidP="00C22183">
            <w:pPr>
              <w:bidi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F7010F">
              <w:rPr>
                <w:rFonts w:asciiTheme="majorHAnsi" w:hAnsiTheme="majorHAnsi" w:cstheme="majorHAnsi"/>
                <w:color w:val="FFFFFF"/>
                <w:sz w:val="28"/>
                <w:szCs w:val="28"/>
              </w:rPr>
              <w:t>Source</w:t>
            </w:r>
          </w:p>
        </w:tc>
      </w:tr>
      <w:tr w:rsidR="00530F93" w:rsidRPr="00F7010F" w14:paraId="33AF4473" w14:textId="77777777" w:rsidTr="00674E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2A5DED90" w14:textId="77777777" w:rsidR="00530F93" w:rsidRPr="00F7010F" w:rsidRDefault="00530F93" w:rsidP="00C22183">
            <w:pPr>
              <w:bidi w:val="0"/>
              <w:rPr>
                <w:rFonts w:asciiTheme="majorHAnsi" w:hAnsiTheme="majorHAnsi" w:cstheme="majorHAnsi"/>
                <w:sz w:val="28"/>
                <w:szCs w:val="28"/>
              </w:rPr>
            </w:pPr>
            <w:r w:rsidRPr="00F7010F">
              <w:rPr>
                <w:rFonts w:asciiTheme="majorHAnsi" w:hAnsiTheme="majorHAnsi" w:cstheme="majorHAnsi"/>
                <w:sz w:val="28"/>
                <w:szCs w:val="28"/>
              </w:rPr>
              <w:t>tconst</w:t>
            </w:r>
          </w:p>
        </w:tc>
        <w:tc>
          <w:tcPr>
            <w:tcW w:w="1988" w:type="dxa"/>
          </w:tcPr>
          <w:p w14:paraId="009840BE" w14:textId="77777777" w:rsidR="00530F93" w:rsidRPr="00F7010F" w:rsidRDefault="00530F93" w:rsidP="00C22183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F7010F">
              <w:rPr>
                <w:rFonts w:asciiTheme="majorHAnsi" w:hAnsiTheme="majorHAnsi" w:cstheme="majorHAnsi"/>
                <w:sz w:val="28"/>
                <w:szCs w:val="28"/>
              </w:rPr>
              <w:t>String</w:t>
            </w:r>
          </w:p>
        </w:tc>
        <w:tc>
          <w:tcPr>
            <w:tcW w:w="1414" w:type="dxa"/>
          </w:tcPr>
          <w:p w14:paraId="6BF867B4" w14:textId="3E6B15E5" w:rsidR="00530F93" w:rsidRPr="00F7010F" w:rsidRDefault="00530F93" w:rsidP="00C22183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F7010F">
              <w:rPr>
                <w:rFonts w:asciiTheme="majorHAnsi" w:hAnsiTheme="majorHAnsi" w:cstheme="majorHAnsi"/>
                <w:sz w:val="28"/>
                <w:szCs w:val="28"/>
              </w:rPr>
              <w:t>IMDb</w:t>
            </w:r>
          </w:p>
        </w:tc>
      </w:tr>
      <w:tr w:rsidR="00530F93" w:rsidRPr="00F7010F" w14:paraId="6865986B" w14:textId="77777777" w:rsidTr="00674E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65E1CFE9" w14:textId="77777777" w:rsidR="00530F93" w:rsidRPr="00F7010F" w:rsidRDefault="00530F93" w:rsidP="00C22183">
            <w:pPr>
              <w:bidi w:val="0"/>
              <w:rPr>
                <w:rFonts w:asciiTheme="majorHAnsi" w:hAnsiTheme="majorHAnsi" w:cstheme="majorHAnsi"/>
                <w:sz w:val="28"/>
                <w:szCs w:val="28"/>
              </w:rPr>
            </w:pPr>
            <w:r w:rsidRPr="00F7010F">
              <w:rPr>
                <w:rFonts w:asciiTheme="majorHAnsi" w:hAnsiTheme="majorHAnsi" w:cstheme="majorHAnsi"/>
                <w:sz w:val="28"/>
                <w:szCs w:val="28"/>
              </w:rPr>
              <w:t>primaryTitle</w:t>
            </w:r>
          </w:p>
        </w:tc>
        <w:tc>
          <w:tcPr>
            <w:tcW w:w="1988" w:type="dxa"/>
          </w:tcPr>
          <w:p w14:paraId="635DECB7" w14:textId="77777777" w:rsidR="00530F93" w:rsidRPr="00F7010F" w:rsidRDefault="00530F93" w:rsidP="00C22183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F7010F">
              <w:rPr>
                <w:rFonts w:asciiTheme="majorHAnsi" w:hAnsiTheme="majorHAnsi" w:cstheme="majorHAnsi"/>
                <w:sz w:val="28"/>
                <w:szCs w:val="28"/>
              </w:rPr>
              <w:t>String</w:t>
            </w:r>
          </w:p>
        </w:tc>
        <w:tc>
          <w:tcPr>
            <w:tcW w:w="1414" w:type="dxa"/>
          </w:tcPr>
          <w:p w14:paraId="254F25B0" w14:textId="2D33C0DE" w:rsidR="00530F93" w:rsidRPr="00F7010F" w:rsidRDefault="00530F93" w:rsidP="00C22183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F7010F">
              <w:rPr>
                <w:rFonts w:asciiTheme="majorHAnsi" w:hAnsiTheme="majorHAnsi" w:cstheme="majorHAnsi"/>
                <w:sz w:val="28"/>
                <w:szCs w:val="28"/>
              </w:rPr>
              <w:t>IMDb</w:t>
            </w:r>
          </w:p>
        </w:tc>
      </w:tr>
      <w:tr w:rsidR="00530F93" w:rsidRPr="00F7010F" w14:paraId="7D492B27" w14:textId="77777777" w:rsidTr="00674E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1C9525A7" w14:textId="77777777" w:rsidR="00530F93" w:rsidRPr="00F7010F" w:rsidRDefault="00530F93" w:rsidP="00C22183">
            <w:pPr>
              <w:bidi w:val="0"/>
              <w:rPr>
                <w:rFonts w:asciiTheme="majorHAnsi" w:hAnsiTheme="majorHAnsi" w:cstheme="majorHAnsi"/>
                <w:sz w:val="28"/>
                <w:szCs w:val="28"/>
              </w:rPr>
            </w:pPr>
            <w:r w:rsidRPr="00F7010F">
              <w:rPr>
                <w:rFonts w:asciiTheme="majorHAnsi" w:hAnsiTheme="majorHAnsi" w:cstheme="majorHAnsi"/>
                <w:sz w:val="28"/>
                <w:szCs w:val="28"/>
              </w:rPr>
              <w:lastRenderedPageBreak/>
              <w:t>startYear</w:t>
            </w:r>
          </w:p>
        </w:tc>
        <w:tc>
          <w:tcPr>
            <w:tcW w:w="1988" w:type="dxa"/>
          </w:tcPr>
          <w:p w14:paraId="3B9147CF" w14:textId="77777777" w:rsidR="00530F93" w:rsidRPr="00F7010F" w:rsidRDefault="00530F93" w:rsidP="00C22183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F7010F">
              <w:rPr>
                <w:rFonts w:asciiTheme="majorHAnsi" w:hAnsiTheme="majorHAnsi" w:cstheme="majorHAnsi"/>
                <w:sz w:val="28"/>
                <w:szCs w:val="28"/>
              </w:rPr>
              <w:t>Integer</w:t>
            </w:r>
          </w:p>
        </w:tc>
        <w:tc>
          <w:tcPr>
            <w:tcW w:w="1414" w:type="dxa"/>
          </w:tcPr>
          <w:p w14:paraId="4F7CAEC2" w14:textId="357AD3D9" w:rsidR="00530F93" w:rsidRPr="00F7010F" w:rsidRDefault="00530F93" w:rsidP="00C22183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F7010F">
              <w:rPr>
                <w:rFonts w:asciiTheme="majorHAnsi" w:hAnsiTheme="majorHAnsi" w:cstheme="majorHAnsi"/>
                <w:sz w:val="28"/>
                <w:szCs w:val="28"/>
              </w:rPr>
              <w:t>IMDb</w:t>
            </w:r>
          </w:p>
        </w:tc>
      </w:tr>
      <w:tr w:rsidR="00530F93" w:rsidRPr="00F7010F" w14:paraId="40BB76D8" w14:textId="77777777" w:rsidTr="00674E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7B097FD5" w14:textId="77777777" w:rsidR="00530F93" w:rsidRPr="00F7010F" w:rsidRDefault="00530F93" w:rsidP="00C22183">
            <w:pPr>
              <w:bidi w:val="0"/>
              <w:rPr>
                <w:rFonts w:asciiTheme="majorHAnsi" w:hAnsiTheme="majorHAnsi" w:cstheme="majorHAnsi"/>
                <w:sz w:val="28"/>
                <w:szCs w:val="28"/>
              </w:rPr>
            </w:pPr>
            <w:r w:rsidRPr="00F7010F">
              <w:rPr>
                <w:rFonts w:asciiTheme="majorHAnsi" w:hAnsiTheme="majorHAnsi" w:cstheme="majorHAnsi"/>
                <w:sz w:val="28"/>
                <w:szCs w:val="28"/>
              </w:rPr>
              <w:t>genres</w:t>
            </w:r>
          </w:p>
        </w:tc>
        <w:tc>
          <w:tcPr>
            <w:tcW w:w="1988" w:type="dxa"/>
          </w:tcPr>
          <w:p w14:paraId="055A2730" w14:textId="56E2E32C" w:rsidR="00530F93" w:rsidRPr="00F7010F" w:rsidRDefault="00AD0549" w:rsidP="00C22183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F7010F">
              <w:rPr>
                <w:rFonts w:asciiTheme="majorHAnsi" w:hAnsiTheme="majorHAnsi" w:cstheme="majorHAnsi"/>
                <w:sz w:val="28"/>
                <w:szCs w:val="28"/>
              </w:rPr>
              <w:t>String</w:t>
            </w:r>
          </w:p>
        </w:tc>
        <w:tc>
          <w:tcPr>
            <w:tcW w:w="1414" w:type="dxa"/>
          </w:tcPr>
          <w:p w14:paraId="6E9E0F3D" w14:textId="441E0572" w:rsidR="00530F93" w:rsidRPr="00F7010F" w:rsidRDefault="00530F93" w:rsidP="00C22183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F7010F">
              <w:rPr>
                <w:rFonts w:asciiTheme="majorHAnsi" w:hAnsiTheme="majorHAnsi" w:cstheme="majorHAnsi"/>
                <w:sz w:val="28"/>
                <w:szCs w:val="28"/>
              </w:rPr>
              <w:t>IMDb</w:t>
            </w:r>
          </w:p>
        </w:tc>
      </w:tr>
      <w:tr w:rsidR="00530F93" w:rsidRPr="00F7010F" w14:paraId="52435DF2" w14:textId="77777777" w:rsidTr="00674E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72CB14A8" w14:textId="77777777" w:rsidR="00530F93" w:rsidRPr="00F7010F" w:rsidRDefault="00530F93" w:rsidP="00C22183">
            <w:pPr>
              <w:bidi w:val="0"/>
              <w:rPr>
                <w:rFonts w:asciiTheme="majorHAnsi" w:hAnsiTheme="majorHAnsi" w:cstheme="majorHAnsi"/>
                <w:sz w:val="28"/>
                <w:szCs w:val="28"/>
              </w:rPr>
            </w:pPr>
            <w:r w:rsidRPr="00F7010F">
              <w:rPr>
                <w:rFonts w:asciiTheme="majorHAnsi" w:hAnsiTheme="majorHAnsi" w:cstheme="majorHAnsi"/>
                <w:sz w:val="28"/>
                <w:szCs w:val="28"/>
              </w:rPr>
              <w:t>lead_actors_ids</w:t>
            </w:r>
          </w:p>
        </w:tc>
        <w:tc>
          <w:tcPr>
            <w:tcW w:w="1988" w:type="dxa"/>
          </w:tcPr>
          <w:p w14:paraId="0C207EC3" w14:textId="05DCA645" w:rsidR="00530F93" w:rsidRPr="00F7010F" w:rsidRDefault="00AD0549" w:rsidP="00530F93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F7010F">
              <w:rPr>
                <w:rFonts w:asciiTheme="majorHAnsi" w:hAnsiTheme="majorHAnsi" w:cstheme="majorHAnsi"/>
                <w:sz w:val="28"/>
                <w:szCs w:val="28"/>
              </w:rPr>
              <w:t>String</w:t>
            </w:r>
          </w:p>
        </w:tc>
        <w:tc>
          <w:tcPr>
            <w:tcW w:w="1414" w:type="dxa"/>
          </w:tcPr>
          <w:p w14:paraId="35F04A17" w14:textId="68288E83" w:rsidR="00530F93" w:rsidRPr="00F7010F" w:rsidRDefault="00530F93" w:rsidP="00530F93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  <w:rtl/>
              </w:rPr>
            </w:pPr>
            <w:r w:rsidRPr="00F7010F">
              <w:rPr>
                <w:rFonts w:asciiTheme="majorHAnsi" w:hAnsiTheme="majorHAnsi" w:cstheme="majorHAnsi"/>
                <w:sz w:val="28"/>
                <w:szCs w:val="28"/>
              </w:rPr>
              <w:t>IMDb</w:t>
            </w:r>
          </w:p>
          <w:p w14:paraId="5E5732C3" w14:textId="77777777" w:rsidR="00530F93" w:rsidRPr="00F7010F" w:rsidRDefault="00530F93" w:rsidP="00C22183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</w:p>
        </w:tc>
      </w:tr>
      <w:tr w:rsidR="00530F93" w:rsidRPr="00F7010F" w14:paraId="52143E50" w14:textId="77777777" w:rsidTr="00674E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7D77F775" w14:textId="77777777" w:rsidR="00530F93" w:rsidRPr="00F7010F" w:rsidRDefault="00530F93" w:rsidP="00C22183">
            <w:pPr>
              <w:bidi w:val="0"/>
              <w:rPr>
                <w:rFonts w:asciiTheme="majorHAnsi" w:hAnsiTheme="majorHAnsi" w:cstheme="majorHAnsi"/>
                <w:sz w:val="28"/>
                <w:szCs w:val="28"/>
              </w:rPr>
            </w:pPr>
            <w:r w:rsidRPr="00F7010F">
              <w:rPr>
                <w:rFonts w:asciiTheme="majorHAnsi" w:hAnsiTheme="majorHAnsi" w:cstheme="majorHAnsi"/>
                <w:sz w:val="28"/>
                <w:szCs w:val="28"/>
              </w:rPr>
              <w:t>runtimeMinutes</w:t>
            </w:r>
          </w:p>
        </w:tc>
        <w:tc>
          <w:tcPr>
            <w:tcW w:w="1988" w:type="dxa"/>
          </w:tcPr>
          <w:p w14:paraId="5CAA751A" w14:textId="77777777" w:rsidR="00530F93" w:rsidRPr="00F7010F" w:rsidRDefault="00530F93" w:rsidP="00C22183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F7010F">
              <w:rPr>
                <w:rFonts w:asciiTheme="majorHAnsi" w:hAnsiTheme="majorHAnsi" w:cstheme="majorHAnsi"/>
                <w:sz w:val="28"/>
                <w:szCs w:val="28"/>
              </w:rPr>
              <w:t>Integer</w:t>
            </w:r>
          </w:p>
        </w:tc>
        <w:tc>
          <w:tcPr>
            <w:tcW w:w="1414" w:type="dxa"/>
          </w:tcPr>
          <w:p w14:paraId="125B4289" w14:textId="76F033D1" w:rsidR="00530F93" w:rsidRPr="00F7010F" w:rsidRDefault="00530F93" w:rsidP="00C22183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F7010F">
              <w:rPr>
                <w:rFonts w:asciiTheme="majorHAnsi" w:hAnsiTheme="majorHAnsi" w:cstheme="majorHAnsi"/>
                <w:sz w:val="28"/>
                <w:szCs w:val="28"/>
              </w:rPr>
              <w:t>IMDb</w:t>
            </w:r>
          </w:p>
        </w:tc>
      </w:tr>
      <w:tr w:rsidR="00530F93" w:rsidRPr="00F7010F" w14:paraId="2C31DE7F" w14:textId="77777777" w:rsidTr="00674E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6DA753E8" w14:textId="77777777" w:rsidR="00530F93" w:rsidRPr="00F7010F" w:rsidRDefault="00530F93" w:rsidP="00C22183">
            <w:pPr>
              <w:bidi w:val="0"/>
              <w:rPr>
                <w:rFonts w:asciiTheme="majorHAnsi" w:hAnsiTheme="majorHAnsi" w:cstheme="majorHAnsi"/>
                <w:sz w:val="28"/>
                <w:szCs w:val="28"/>
              </w:rPr>
            </w:pPr>
            <w:r w:rsidRPr="00F7010F">
              <w:rPr>
                <w:rFonts w:asciiTheme="majorHAnsi" w:hAnsiTheme="majorHAnsi" w:cstheme="majorHAnsi"/>
                <w:sz w:val="28"/>
                <w:szCs w:val="28"/>
              </w:rPr>
              <w:t>averageRating</w:t>
            </w:r>
          </w:p>
        </w:tc>
        <w:tc>
          <w:tcPr>
            <w:tcW w:w="1988" w:type="dxa"/>
          </w:tcPr>
          <w:p w14:paraId="15ABAB86" w14:textId="77777777" w:rsidR="00530F93" w:rsidRPr="00F7010F" w:rsidRDefault="00530F93" w:rsidP="00C22183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F7010F">
              <w:rPr>
                <w:rFonts w:asciiTheme="majorHAnsi" w:hAnsiTheme="majorHAnsi" w:cstheme="majorHAnsi"/>
                <w:sz w:val="28"/>
                <w:szCs w:val="28"/>
              </w:rPr>
              <w:t>Float</w:t>
            </w:r>
          </w:p>
        </w:tc>
        <w:tc>
          <w:tcPr>
            <w:tcW w:w="1414" w:type="dxa"/>
          </w:tcPr>
          <w:p w14:paraId="75DFF7C9" w14:textId="54824E21" w:rsidR="00530F93" w:rsidRPr="00F7010F" w:rsidRDefault="00530F93" w:rsidP="00C22183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F7010F">
              <w:rPr>
                <w:rFonts w:asciiTheme="majorHAnsi" w:hAnsiTheme="majorHAnsi" w:cstheme="majorHAnsi"/>
                <w:sz w:val="28"/>
                <w:szCs w:val="28"/>
              </w:rPr>
              <w:t>IMDb</w:t>
            </w:r>
          </w:p>
        </w:tc>
      </w:tr>
      <w:tr w:rsidR="00530F93" w:rsidRPr="00F7010F" w14:paraId="4E47BD71" w14:textId="77777777" w:rsidTr="00674E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10316703" w14:textId="77777777" w:rsidR="00530F93" w:rsidRPr="00F7010F" w:rsidRDefault="00530F93" w:rsidP="00C22183">
            <w:pPr>
              <w:bidi w:val="0"/>
              <w:rPr>
                <w:rFonts w:asciiTheme="majorHAnsi" w:hAnsiTheme="majorHAnsi" w:cstheme="majorHAnsi"/>
                <w:sz w:val="28"/>
                <w:szCs w:val="28"/>
              </w:rPr>
            </w:pPr>
            <w:r w:rsidRPr="00F7010F">
              <w:rPr>
                <w:rFonts w:asciiTheme="majorHAnsi" w:hAnsiTheme="majorHAnsi" w:cstheme="majorHAnsi"/>
                <w:sz w:val="28"/>
                <w:szCs w:val="28"/>
              </w:rPr>
              <w:t>Language</w:t>
            </w:r>
          </w:p>
        </w:tc>
        <w:tc>
          <w:tcPr>
            <w:tcW w:w="1988" w:type="dxa"/>
          </w:tcPr>
          <w:p w14:paraId="6A9BE245" w14:textId="77777777" w:rsidR="00530F93" w:rsidRPr="00F7010F" w:rsidRDefault="00530F93" w:rsidP="00C22183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F7010F">
              <w:rPr>
                <w:rFonts w:asciiTheme="majorHAnsi" w:hAnsiTheme="majorHAnsi" w:cstheme="majorHAnsi"/>
                <w:sz w:val="28"/>
                <w:szCs w:val="28"/>
              </w:rPr>
              <w:t>String</w:t>
            </w:r>
          </w:p>
        </w:tc>
        <w:tc>
          <w:tcPr>
            <w:tcW w:w="1414" w:type="dxa"/>
          </w:tcPr>
          <w:p w14:paraId="79445A43" w14:textId="77777777" w:rsidR="00530F93" w:rsidRPr="00F7010F" w:rsidRDefault="00530F93" w:rsidP="00C22183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F7010F">
              <w:rPr>
                <w:rFonts w:asciiTheme="majorHAnsi" w:hAnsiTheme="majorHAnsi" w:cstheme="majorHAnsi"/>
                <w:sz w:val="28"/>
                <w:szCs w:val="28"/>
              </w:rPr>
              <w:t>Wikipedia</w:t>
            </w:r>
          </w:p>
        </w:tc>
      </w:tr>
      <w:tr w:rsidR="00530F93" w:rsidRPr="00F7010F" w14:paraId="61218FEF" w14:textId="77777777" w:rsidTr="00674E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313B70B1" w14:textId="77777777" w:rsidR="00530F93" w:rsidRPr="00F7010F" w:rsidRDefault="00530F93" w:rsidP="00C22183">
            <w:pPr>
              <w:bidi w:val="0"/>
              <w:rPr>
                <w:rFonts w:asciiTheme="majorHAnsi" w:hAnsiTheme="majorHAnsi" w:cstheme="majorHAnsi"/>
                <w:sz w:val="28"/>
                <w:szCs w:val="28"/>
              </w:rPr>
            </w:pPr>
            <w:r w:rsidRPr="00F7010F">
              <w:rPr>
                <w:rFonts w:asciiTheme="majorHAnsi" w:hAnsiTheme="majorHAnsi" w:cstheme="majorHAnsi"/>
                <w:sz w:val="28"/>
                <w:szCs w:val="28"/>
              </w:rPr>
              <w:t>Country</w:t>
            </w:r>
          </w:p>
        </w:tc>
        <w:tc>
          <w:tcPr>
            <w:tcW w:w="1988" w:type="dxa"/>
          </w:tcPr>
          <w:p w14:paraId="694BAEA3" w14:textId="77777777" w:rsidR="00530F93" w:rsidRPr="00F7010F" w:rsidRDefault="00530F93" w:rsidP="00C22183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F7010F">
              <w:rPr>
                <w:rFonts w:asciiTheme="majorHAnsi" w:hAnsiTheme="majorHAnsi" w:cstheme="majorHAnsi"/>
                <w:sz w:val="28"/>
                <w:szCs w:val="28"/>
              </w:rPr>
              <w:t>String</w:t>
            </w:r>
          </w:p>
        </w:tc>
        <w:tc>
          <w:tcPr>
            <w:tcW w:w="1414" w:type="dxa"/>
          </w:tcPr>
          <w:p w14:paraId="177791D0" w14:textId="77777777" w:rsidR="00530F93" w:rsidRPr="00F7010F" w:rsidRDefault="00530F93" w:rsidP="00C22183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F7010F">
              <w:rPr>
                <w:rFonts w:asciiTheme="majorHAnsi" w:hAnsiTheme="majorHAnsi" w:cstheme="majorHAnsi"/>
                <w:sz w:val="28"/>
                <w:szCs w:val="28"/>
              </w:rPr>
              <w:t>Wikipedia</w:t>
            </w:r>
          </w:p>
        </w:tc>
      </w:tr>
      <w:tr w:rsidR="00530F93" w:rsidRPr="00F7010F" w14:paraId="59D38966" w14:textId="77777777" w:rsidTr="00674E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5F9BA694" w14:textId="77777777" w:rsidR="00530F93" w:rsidRPr="00F7010F" w:rsidRDefault="00530F93" w:rsidP="00C22183">
            <w:pPr>
              <w:bidi w:val="0"/>
              <w:rPr>
                <w:rFonts w:asciiTheme="majorHAnsi" w:hAnsiTheme="majorHAnsi" w:cstheme="majorHAnsi"/>
                <w:sz w:val="28"/>
                <w:szCs w:val="28"/>
              </w:rPr>
            </w:pPr>
            <w:r w:rsidRPr="00F7010F">
              <w:rPr>
                <w:rFonts w:asciiTheme="majorHAnsi" w:hAnsiTheme="majorHAnsi" w:cstheme="majorHAnsi"/>
                <w:sz w:val="28"/>
                <w:szCs w:val="28"/>
              </w:rPr>
              <w:t>numVotes</w:t>
            </w:r>
          </w:p>
        </w:tc>
        <w:tc>
          <w:tcPr>
            <w:tcW w:w="1988" w:type="dxa"/>
          </w:tcPr>
          <w:p w14:paraId="00FB1258" w14:textId="77777777" w:rsidR="00530F93" w:rsidRPr="00F7010F" w:rsidRDefault="00530F93" w:rsidP="00C22183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F7010F">
              <w:rPr>
                <w:rFonts w:asciiTheme="majorHAnsi" w:hAnsiTheme="majorHAnsi" w:cstheme="majorHAnsi"/>
                <w:sz w:val="28"/>
                <w:szCs w:val="28"/>
              </w:rPr>
              <w:t>Integer</w:t>
            </w:r>
          </w:p>
        </w:tc>
        <w:tc>
          <w:tcPr>
            <w:tcW w:w="1414" w:type="dxa"/>
          </w:tcPr>
          <w:p w14:paraId="3AFB680D" w14:textId="25FC2FC4" w:rsidR="00530F93" w:rsidRPr="00F7010F" w:rsidRDefault="00530F93" w:rsidP="00C22183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F7010F">
              <w:rPr>
                <w:rFonts w:asciiTheme="majorHAnsi" w:hAnsiTheme="majorHAnsi" w:cstheme="majorHAnsi"/>
                <w:sz w:val="28"/>
                <w:szCs w:val="28"/>
              </w:rPr>
              <w:t>IMDb</w:t>
            </w:r>
          </w:p>
        </w:tc>
      </w:tr>
      <w:tr w:rsidR="00530F93" w:rsidRPr="00F7010F" w14:paraId="6B0BAFFA" w14:textId="77777777" w:rsidTr="00674E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234AE8B8" w14:textId="77777777" w:rsidR="00530F93" w:rsidRPr="00F7010F" w:rsidRDefault="00530F93" w:rsidP="00C22183">
            <w:pPr>
              <w:bidi w:val="0"/>
              <w:rPr>
                <w:rFonts w:asciiTheme="majorHAnsi" w:hAnsiTheme="majorHAnsi" w:cstheme="majorHAnsi"/>
                <w:sz w:val="28"/>
                <w:szCs w:val="28"/>
              </w:rPr>
            </w:pPr>
            <w:r w:rsidRPr="00F7010F">
              <w:rPr>
                <w:rFonts w:asciiTheme="majorHAnsi" w:hAnsiTheme="majorHAnsi" w:cstheme="majorHAnsi"/>
                <w:sz w:val="28"/>
                <w:szCs w:val="28"/>
              </w:rPr>
              <w:t>budget</w:t>
            </w:r>
          </w:p>
        </w:tc>
        <w:tc>
          <w:tcPr>
            <w:tcW w:w="1988" w:type="dxa"/>
          </w:tcPr>
          <w:p w14:paraId="0DD51D4E" w14:textId="1D0392DF" w:rsidR="00530F93" w:rsidRPr="00F7010F" w:rsidRDefault="00530F93" w:rsidP="00530F93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  <w:rtl/>
              </w:rPr>
            </w:pPr>
            <w:r w:rsidRPr="00F7010F">
              <w:rPr>
                <w:rFonts w:asciiTheme="majorHAnsi" w:hAnsiTheme="majorHAnsi" w:cstheme="majorHAnsi"/>
                <w:sz w:val="28"/>
                <w:szCs w:val="28"/>
              </w:rPr>
              <w:t>Float</w:t>
            </w:r>
          </w:p>
        </w:tc>
        <w:tc>
          <w:tcPr>
            <w:tcW w:w="1414" w:type="dxa"/>
          </w:tcPr>
          <w:p w14:paraId="43D204B7" w14:textId="77777777" w:rsidR="00530F93" w:rsidRPr="00F7010F" w:rsidRDefault="00530F93" w:rsidP="00C22183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F7010F">
              <w:rPr>
                <w:rFonts w:asciiTheme="majorHAnsi" w:hAnsiTheme="majorHAnsi" w:cstheme="majorHAnsi"/>
                <w:sz w:val="28"/>
                <w:szCs w:val="28"/>
              </w:rPr>
              <w:t>Wikipedia</w:t>
            </w:r>
          </w:p>
        </w:tc>
      </w:tr>
      <w:tr w:rsidR="00530F93" w:rsidRPr="00F7010F" w14:paraId="72C544EF" w14:textId="77777777" w:rsidTr="00674E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3A6AFF4F" w14:textId="77777777" w:rsidR="00530F93" w:rsidRPr="00F7010F" w:rsidRDefault="00530F93" w:rsidP="00C22183">
            <w:pPr>
              <w:bidi w:val="0"/>
              <w:rPr>
                <w:rFonts w:asciiTheme="majorHAnsi" w:hAnsiTheme="majorHAnsi" w:cstheme="majorHAnsi"/>
                <w:sz w:val="28"/>
                <w:szCs w:val="28"/>
              </w:rPr>
            </w:pPr>
            <w:r w:rsidRPr="00F7010F">
              <w:rPr>
                <w:rFonts w:asciiTheme="majorHAnsi" w:hAnsiTheme="majorHAnsi" w:cstheme="majorHAnsi"/>
                <w:sz w:val="28"/>
                <w:szCs w:val="28"/>
              </w:rPr>
              <w:t>BoxOffice</w:t>
            </w:r>
          </w:p>
        </w:tc>
        <w:tc>
          <w:tcPr>
            <w:tcW w:w="1988" w:type="dxa"/>
          </w:tcPr>
          <w:p w14:paraId="4D6A50B9" w14:textId="2D2632AE" w:rsidR="00530F93" w:rsidRPr="00F7010F" w:rsidRDefault="00530F93" w:rsidP="00530F93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F7010F">
              <w:rPr>
                <w:rFonts w:asciiTheme="majorHAnsi" w:hAnsiTheme="majorHAnsi" w:cstheme="majorHAnsi"/>
                <w:sz w:val="28"/>
                <w:szCs w:val="28"/>
              </w:rPr>
              <w:t>Float</w:t>
            </w:r>
          </w:p>
        </w:tc>
        <w:tc>
          <w:tcPr>
            <w:tcW w:w="1414" w:type="dxa"/>
          </w:tcPr>
          <w:p w14:paraId="02A799D5" w14:textId="77777777" w:rsidR="00530F93" w:rsidRPr="00F7010F" w:rsidRDefault="00530F93" w:rsidP="00C22183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F7010F">
              <w:rPr>
                <w:rFonts w:asciiTheme="majorHAnsi" w:hAnsiTheme="majorHAnsi" w:cstheme="majorHAnsi"/>
                <w:sz w:val="28"/>
                <w:szCs w:val="28"/>
              </w:rPr>
              <w:t>Wikipedia</w:t>
            </w:r>
          </w:p>
        </w:tc>
      </w:tr>
      <w:tr w:rsidR="00530F93" w:rsidRPr="00F7010F" w14:paraId="3CBFDFDF" w14:textId="77777777" w:rsidTr="00674E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14F28CC0" w14:textId="77777777" w:rsidR="00530F93" w:rsidRPr="00F7010F" w:rsidRDefault="00530F93" w:rsidP="00C22183">
            <w:pPr>
              <w:bidi w:val="0"/>
              <w:rPr>
                <w:rFonts w:asciiTheme="majorHAnsi" w:hAnsiTheme="majorHAnsi" w:cstheme="majorHAnsi"/>
                <w:sz w:val="28"/>
                <w:szCs w:val="28"/>
              </w:rPr>
            </w:pPr>
            <w:r w:rsidRPr="00F7010F">
              <w:rPr>
                <w:rFonts w:asciiTheme="majorHAnsi" w:hAnsiTheme="majorHAnsi" w:cstheme="majorHAnsi"/>
                <w:sz w:val="28"/>
                <w:szCs w:val="28"/>
              </w:rPr>
              <w:t>plot</w:t>
            </w:r>
          </w:p>
        </w:tc>
        <w:tc>
          <w:tcPr>
            <w:tcW w:w="1988" w:type="dxa"/>
          </w:tcPr>
          <w:p w14:paraId="19781D47" w14:textId="77777777" w:rsidR="00530F93" w:rsidRPr="00F7010F" w:rsidRDefault="00530F93" w:rsidP="00C22183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F7010F">
              <w:rPr>
                <w:rFonts w:asciiTheme="majorHAnsi" w:hAnsiTheme="majorHAnsi" w:cstheme="majorHAnsi"/>
                <w:sz w:val="28"/>
                <w:szCs w:val="28"/>
              </w:rPr>
              <w:t>String</w:t>
            </w:r>
          </w:p>
        </w:tc>
        <w:tc>
          <w:tcPr>
            <w:tcW w:w="1414" w:type="dxa"/>
          </w:tcPr>
          <w:p w14:paraId="3007F7F3" w14:textId="56C13BA2" w:rsidR="00530F93" w:rsidRPr="00F7010F" w:rsidRDefault="00530F93" w:rsidP="00C22183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  <w:rtl/>
              </w:rPr>
            </w:pPr>
            <w:r w:rsidRPr="00F7010F">
              <w:rPr>
                <w:rFonts w:asciiTheme="majorHAnsi" w:hAnsiTheme="majorHAnsi" w:cstheme="majorHAnsi"/>
                <w:sz w:val="28"/>
                <w:szCs w:val="28"/>
              </w:rPr>
              <w:t xml:space="preserve">Wikipedia </w:t>
            </w:r>
          </w:p>
        </w:tc>
      </w:tr>
    </w:tbl>
    <w:p w14:paraId="04991EC5" w14:textId="77777777" w:rsidR="00530F93" w:rsidRPr="00F7010F" w:rsidRDefault="00530F93" w:rsidP="00530F93">
      <w:pPr>
        <w:spacing w:after="80"/>
        <w:rPr>
          <w:rFonts w:asciiTheme="majorHAnsi" w:hAnsiTheme="majorHAnsi" w:cstheme="majorHAnsi"/>
          <w:sz w:val="28"/>
          <w:szCs w:val="28"/>
          <w:rtl/>
        </w:rPr>
      </w:pPr>
    </w:p>
    <w:p w14:paraId="32DA4B4D" w14:textId="77777777" w:rsidR="00530F93" w:rsidRPr="00F7010F" w:rsidRDefault="00530F93" w:rsidP="00530F93">
      <w:pPr>
        <w:spacing w:after="80"/>
        <w:rPr>
          <w:rFonts w:asciiTheme="majorHAnsi" w:hAnsiTheme="majorHAnsi" w:cstheme="majorHAnsi"/>
          <w:sz w:val="28"/>
          <w:szCs w:val="28"/>
        </w:rPr>
      </w:pPr>
    </w:p>
    <w:p w14:paraId="74180397" w14:textId="5A208073" w:rsidR="00530F93" w:rsidRDefault="00530F93" w:rsidP="00530F93">
      <w:pPr>
        <w:spacing w:after="80"/>
        <w:rPr>
          <w:rFonts w:asciiTheme="majorHAnsi" w:hAnsiTheme="majorHAnsi" w:cstheme="majorHAnsi"/>
          <w:sz w:val="28"/>
          <w:szCs w:val="28"/>
          <w:rtl/>
        </w:rPr>
      </w:pPr>
      <w:r w:rsidRPr="00F7010F">
        <w:rPr>
          <w:rFonts w:asciiTheme="majorHAnsi" w:hAnsiTheme="majorHAnsi" w:cstheme="majorHAnsi"/>
          <w:sz w:val="28"/>
          <w:szCs w:val="28"/>
          <w:rtl/>
        </w:rPr>
        <w:t>5000 סרטים נאספו.</w:t>
      </w:r>
      <w:r w:rsidR="00B9006C">
        <w:rPr>
          <w:rFonts w:asciiTheme="majorHAnsi" w:hAnsiTheme="majorHAnsi" w:cstheme="majorHAnsi" w:hint="cs"/>
          <w:sz w:val="28"/>
          <w:szCs w:val="28"/>
          <w:rtl/>
        </w:rPr>
        <w:t xml:space="preserve"> אלו הנתונים שקיימים:</w:t>
      </w:r>
    </w:p>
    <w:p w14:paraId="7DB84283" w14:textId="77777777" w:rsidR="00F7010F" w:rsidRPr="00F7010F" w:rsidRDefault="00F7010F" w:rsidP="00530F93">
      <w:pPr>
        <w:spacing w:after="80"/>
        <w:rPr>
          <w:rFonts w:asciiTheme="majorHAnsi" w:hAnsiTheme="majorHAnsi" w:cstheme="majorHAnsi"/>
          <w:sz w:val="28"/>
          <w:szCs w:val="28"/>
        </w:rPr>
      </w:pPr>
    </w:p>
    <w:p w14:paraId="6C126458" w14:textId="6D5BFFF5" w:rsidR="00BA1B65" w:rsidRPr="00F7010F" w:rsidRDefault="00B9006C">
      <w:pPr>
        <w:rPr>
          <w:rFonts w:asciiTheme="majorHAnsi" w:hAnsiTheme="majorHAnsi" w:cstheme="majorHAnsi"/>
          <w:sz w:val="28"/>
          <w:szCs w:val="28"/>
          <w:rtl/>
        </w:rPr>
      </w:pPr>
      <w:r w:rsidRPr="00B9006C">
        <w:rPr>
          <w:rFonts w:asciiTheme="majorHAnsi" w:hAnsiTheme="majorHAnsi" w:cs="Calibri Light"/>
          <w:noProof/>
          <w:sz w:val="28"/>
          <w:szCs w:val="28"/>
          <w:rtl/>
        </w:rPr>
        <w:drawing>
          <wp:anchor distT="0" distB="0" distL="114300" distR="114300" simplePos="0" relativeHeight="251658240" behindDoc="1" locked="0" layoutInCell="1" allowOverlap="1" wp14:anchorId="572A8F9F" wp14:editId="623A85FD">
            <wp:simplePos x="0" y="0"/>
            <wp:positionH relativeFrom="column">
              <wp:posOffset>1420487</wp:posOffset>
            </wp:positionH>
            <wp:positionV relativeFrom="paragraph">
              <wp:posOffset>60912</wp:posOffset>
            </wp:positionV>
            <wp:extent cx="2686377" cy="2413925"/>
            <wp:effectExtent l="0" t="0" r="0" b="5715"/>
            <wp:wrapNone/>
            <wp:docPr id="1150599489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599489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6377" cy="2413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F0AF78" w14:textId="7872F633" w:rsidR="00674E4C" w:rsidRDefault="00674E4C">
      <w:pPr>
        <w:rPr>
          <w:rFonts w:asciiTheme="majorHAnsi" w:hAnsiTheme="majorHAnsi" w:cstheme="majorHAnsi"/>
          <w:sz w:val="28"/>
          <w:szCs w:val="28"/>
          <w:rtl/>
        </w:rPr>
      </w:pPr>
    </w:p>
    <w:p w14:paraId="49B04515" w14:textId="77777777" w:rsidR="00F15CE7" w:rsidRPr="00F15CE7" w:rsidRDefault="00F15CE7" w:rsidP="00F15CE7">
      <w:pPr>
        <w:rPr>
          <w:rFonts w:asciiTheme="majorHAnsi" w:hAnsiTheme="majorHAnsi" w:cstheme="majorHAnsi"/>
          <w:sz w:val="28"/>
          <w:szCs w:val="28"/>
          <w:rtl/>
        </w:rPr>
      </w:pPr>
    </w:p>
    <w:p w14:paraId="4808C9CF" w14:textId="77777777" w:rsidR="00F15CE7" w:rsidRPr="00F15CE7" w:rsidRDefault="00F15CE7" w:rsidP="00F15CE7">
      <w:pPr>
        <w:rPr>
          <w:rFonts w:asciiTheme="majorHAnsi" w:hAnsiTheme="majorHAnsi" w:cstheme="majorHAnsi"/>
          <w:sz w:val="28"/>
          <w:szCs w:val="28"/>
          <w:rtl/>
        </w:rPr>
      </w:pPr>
    </w:p>
    <w:p w14:paraId="01BBEA48" w14:textId="77777777" w:rsidR="00F15CE7" w:rsidRPr="00F15CE7" w:rsidRDefault="00F15CE7" w:rsidP="00F15CE7">
      <w:pPr>
        <w:rPr>
          <w:rFonts w:asciiTheme="majorHAnsi" w:hAnsiTheme="majorHAnsi" w:cstheme="majorHAnsi"/>
          <w:sz w:val="28"/>
          <w:szCs w:val="28"/>
          <w:rtl/>
        </w:rPr>
      </w:pPr>
    </w:p>
    <w:p w14:paraId="1ADEFA2E" w14:textId="77777777" w:rsidR="00F15CE7" w:rsidRPr="00F15CE7" w:rsidRDefault="00F15CE7" w:rsidP="00F15CE7">
      <w:pPr>
        <w:rPr>
          <w:rFonts w:asciiTheme="majorHAnsi" w:hAnsiTheme="majorHAnsi" w:cstheme="majorHAnsi"/>
          <w:sz w:val="28"/>
          <w:szCs w:val="28"/>
          <w:rtl/>
        </w:rPr>
      </w:pPr>
    </w:p>
    <w:p w14:paraId="17AB8202" w14:textId="77777777" w:rsidR="00F15CE7" w:rsidRPr="00F15CE7" w:rsidRDefault="00F15CE7" w:rsidP="00F15CE7">
      <w:pPr>
        <w:rPr>
          <w:rFonts w:asciiTheme="majorHAnsi" w:hAnsiTheme="majorHAnsi" w:cstheme="majorHAnsi"/>
          <w:sz w:val="28"/>
          <w:szCs w:val="28"/>
          <w:rtl/>
        </w:rPr>
      </w:pPr>
    </w:p>
    <w:p w14:paraId="11D21326" w14:textId="77777777" w:rsidR="00F15CE7" w:rsidRPr="00F15CE7" w:rsidRDefault="00F15CE7" w:rsidP="00F15CE7">
      <w:pPr>
        <w:rPr>
          <w:rFonts w:asciiTheme="majorHAnsi" w:hAnsiTheme="majorHAnsi" w:cstheme="majorHAnsi"/>
          <w:sz w:val="28"/>
          <w:szCs w:val="28"/>
          <w:rtl/>
        </w:rPr>
      </w:pPr>
    </w:p>
    <w:p w14:paraId="6FF8699A" w14:textId="77777777" w:rsidR="00F15CE7" w:rsidRPr="00F15CE7" w:rsidRDefault="00F15CE7" w:rsidP="00F15CE7">
      <w:pPr>
        <w:rPr>
          <w:rFonts w:asciiTheme="majorHAnsi" w:hAnsiTheme="majorHAnsi" w:cstheme="majorHAnsi"/>
          <w:sz w:val="28"/>
          <w:szCs w:val="28"/>
          <w:rtl/>
        </w:rPr>
      </w:pPr>
    </w:p>
    <w:p w14:paraId="73F26F62" w14:textId="77777777" w:rsidR="00F15CE7" w:rsidRPr="00F15CE7" w:rsidRDefault="00F15CE7" w:rsidP="00F15CE7">
      <w:pPr>
        <w:rPr>
          <w:rFonts w:asciiTheme="majorHAnsi" w:hAnsiTheme="majorHAnsi" w:cstheme="majorHAnsi"/>
          <w:sz w:val="28"/>
          <w:szCs w:val="28"/>
          <w:rtl/>
        </w:rPr>
      </w:pPr>
    </w:p>
    <w:p w14:paraId="64DF9D68" w14:textId="77777777" w:rsidR="00F15CE7" w:rsidRPr="00F15CE7" w:rsidRDefault="00F15CE7" w:rsidP="00F15CE7">
      <w:pPr>
        <w:rPr>
          <w:rFonts w:asciiTheme="majorHAnsi" w:hAnsiTheme="majorHAnsi" w:cstheme="majorHAnsi"/>
          <w:sz w:val="28"/>
          <w:szCs w:val="28"/>
          <w:rtl/>
        </w:rPr>
      </w:pPr>
    </w:p>
    <w:p w14:paraId="1FC3A002" w14:textId="77777777" w:rsidR="00F15CE7" w:rsidRDefault="00F15CE7" w:rsidP="00F15CE7">
      <w:pPr>
        <w:rPr>
          <w:rFonts w:asciiTheme="majorHAnsi" w:hAnsiTheme="majorHAnsi" w:cstheme="majorHAnsi"/>
          <w:sz w:val="28"/>
          <w:szCs w:val="28"/>
          <w:rtl/>
        </w:rPr>
      </w:pPr>
    </w:p>
    <w:p w14:paraId="1A527EE5" w14:textId="502074FB" w:rsidR="00F15CE7" w:rsidRPr="00F15CE7" w:rsidRDefault="00F15CE7" w:rsidP="00F15CE7">
      <w:pPr>
        <w:tabs>
          <w:tab w:val="left" w:pos="3457"/>
        </w:tabs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  <w:rtl/>
        </w:rPr>
        <w:tab/>
      </w:r>
      <w:r>
        <w:rPr>
          <w:rFonts w:asciiTheme="majorHAnsi" w:hAnsiTheme="majorHAnsi" w:cstheme="majorHAnsi" w:hint="cs"/>
          <w:sz w:val="28"/>
          <w:szCs w:val="28"/>
          <w:rtl/>
        </w:rPr>
        <w:t>תודה רבה.</w:t>
      </w:r>
    </w:p>
    <w:sectPr w:rsidR="00F15CE7" w:rsidRPr="00F15CE7" w:rsidSect="00AA0ADC">
      <w:headerReference w:type="default" r:id="rId10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5F605C" w14:textId="77777777" w:rsidR="008034CC" w:rsidRDefault="008034CC" w:rsidP="00674E4C">
      <w:r>
        <w:separator/>
      </w:r>
    </w:p>
  </w:endnote>
  <w:endnote w:type="continuationSeparator" w:id="0">
    <w:p w14:paraId="33D5EB43" w14:textId="77777777" w:rsidR="008034CC" w:rsidRDefault="008034CC" w:rsidP="00674E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DE4F51" w14:textId="77777777" w:rsidR="008034CC" w:rsidRDefault="008034CC" w:rsidP="00674E4C">
      <w:r>
        <w:separator/>
      </w:r>
    </w:p>
  </w:footnote>
  <w:footnote w:type="continuationSeparator" w:id="0">
    <w:p w14:paraId="4DE5BA65" w14:textId="77777777" w:rsidR="008034CC" w:rsidRDefault="008034CC" w:rsidP="00674E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C8B05D" w14:textId="45BA3111" w:rsidR="00674E4C" w:rsidRDefault="00674E4C">
    <w:pPr>
      <w:pStyle w:val="af"/>
      <w:rPr>
        <w:rtl/>
      </w:rPr>
    </w:pPr>
    <w:r>
      <w:rPr>
        <w:rFonts w:hint="cs"/>
        <w:rtl/>
      </w:rPr>
      <w:t>בס"ד</w:t>
    </w:r>
  </w:p>
  <w:p w14:paraId="7B1EA988" w14:textId="77777777" w:rsidR="00674E4C" w:rsidRDefault="00674E4C">
    <w:pPr>
      <w:pStyle w:val="af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F27E87"/>
    <w:multiLevelType w:val="hybridMultilevel"/>
    <w:tmpl w:val="A956B594"/>
    <w:lvl w:ilvl="0" w:tplc="60BC8D84">
      <w:start w:val="1"/>
      <w:numFmt w:val="bullet"/>
      <w:lvlText w:val="•"/>
      <w:lvlJc w:val="left"/>
      <w:pPr>
        <w:ind w:left="720" w:hanging="360"/>
      </w:pPr>
    </w:lvl>
    <w:lvl w:ilvl="1" w:tplc="7046BA44">
      <w:numFmt w:val="decimal"/>
      <w:lvlText w:val=""/>
      <w:lvlJc w:val="left"/>
    </w:lvl>
    <w:lvl w:ilvl="2" w:tplc="6022914A">
      <w:numFmt w:val="decimal"/>
      <w:lvlText w:val=""/>
      <w:lvlJc w:val="left"/>
    </w:lvl>
    <w:lvl w:ilvl="3" w:tplc="46BAD5BA">
      <w:numFmt w:val="decimal"/>
      <w:lvlText w:val=""/>
      <w:lvlJc w:val="left"/>
    </w:lvl>
    <w:lvl w:ilvl="4" w:tplc="F8509D12">
      <w:numFmt w:val="decimal"/>
      <w:lvlText w:val=""/>
      <w:lvlJc w:val="left"/>
    </w:lvl>
    <w:lvl w:ilvl="5" w:tplc="299210DC">
      <w:numFmt w:val="decimal"/>
      <w:lvlText w:val=""/>
      <w:lvlJc w:val="left"/>
    </w:lvl>
    <w:lvl w:ilvl="6" w:tplc="24181F90">
      <w:numFmt w:val="decimal"/>
      <w:lvlText w:val=""/>
      <w:lvlJc w:val="left"/>
    </w:lvl>
    <w:lvl w:ilvl="7" w:tplc="57EC5136">
      <w:numFmt w:val="decimal"/>
      <w:lvlText w:val=""/>
      <w:lvlJc w:val="left"/>
    </w:lvl>
    <w:lvl w:ilvl="8" w:tplc="1C50A534">
      <w:numFmt w:val="decimal"/>
      <w:lvlText w:val=""/>
      <w:lvlJc w:val="left"/>
    </w:lvl>
  </w:abstractNum>
  <w:num w:numId="1" w16cid:durableId="868614992">
    <w:abstractNumId w:val="0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רועי ראז/Roei Raz">
    <w15:presenceInfo w15:providerId="AD" w15:userId="S::roeir@ariel.ac.il::fa58dd75-cd4b-4ee1-8ca0-e00ae6d6581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D5B"/>
    <w:rsid w:val="00315AC6"/>
    <w:rsid w:val="0046026E"/>
    <w:rsid w:val="0049665A"/>
    <w:rsid w:val="004C2F7A"/>
    <w:rsid w:val="00530F93"/>
    <w:rsid w:val="00616F55"/>
    <w:rsid w:val="00674E4C"/>
    <w:rsid w:val="00773006"/>
    <w:rsid w:val="008034CC"/>
    <w:rsid w:val="00956541"/>
    <w:rsid w:val="00AA0ADC"/>
    <w:rsid w:val="00AD0549"/>
    <w:rsid w:val="00AE6440"/>
    <w:rsid w:val="00B9006C"/>
    <w:rsid w:val="00BA1B65"/>
    <w:rsid w:val="00BE3CE3"/>
    <w:rsid w:val="00D44D5B"/>
    <w:rsid w:val="00F15CE7"/>
    <w:rsid w:val="00F22EA6"/>
    <w:rsid w:val="00F56E4B"/>
    <w:rsid w:val="00F7010F"/>
    <w:rsid w:val="00F84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B1DE11"/>
  <w15:chartTrackingRefBased/>
  <w15:docId w15:val="{D23D99EE-5E00-4C22-9D66-32B2E3E7A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David" w:eastAsiaTheme="minorHAnsi" w:hAnsi="David" w:cs="David"/>
        <w:spacing w:val="-10"/>
        <w:kern w:val="28"/>
        <w:sz w:val="24"/>
        <w:szCs w:val="24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7010F"/>
    <w:pPr>
      <w:bidi/>
      <w:spacing w:after="0" w:line="240" w:lineRule="auto"/>
    </w:pPr>
    <w:rPr>
      <w:rFonts w:ascii="Arial" w:eastAsia="Arial" w:hAnsi="Arial" w:cs="Arial"/>
      <w:spacing w:val="0"/>
      <w:kern w:val="0"/>
    </w:rPr>
  </w:style>
  <w:style w:type="paragraph" w:styleId="1">
    <w:name w:val="heading 1"/>
    <w:basedOn w:val="a"/>
    <w:next w:val="a"/>
    <w:link w:val="10"/>
    <w:uiPriority w:val="9"/>
    <w:qFormat/>
    <w:rsid w:val="00D44D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44D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4D5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4D5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4D5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4D5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4D5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4D5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4D5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D44D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D44D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D44D5B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D44D5B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D44D5B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D44D5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D44D5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D44D5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D44D5B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44D5B"/>
    <w:pPr>
      <w:spacing w:after="80"/>
      <w:contextualSpacing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D44D5B"/>
    <w:rPr>
      <w:rFonts w:asciiTheme="majorHAnsi" w:eastAsiaTheme="majorEastAsia" w:hAnsiTheme="majorHAnsi" w:cstheme="majorBidi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4D5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D44D5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44D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D44D5B"/>
    <w:rPr>
      <w:i/>
      <w:iCs/>
      <w:color w:val="404040" w:themeColor="text1" w:themeTint="BF"/>
    </w:rPr>
  </w:style>
  <w:style w:type="paragraph" w:styleId="a9">
    <w:name w:val="List Paragraph"/>
    <w:basedOn w:val="a"/>
    <w:qFormat/>
    <w:rsid w:val="00D44D5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44D5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44D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D44D5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44D5B"/>
    <w:rPr>
      <w:b/>
      <w:bCs/>
      <w:smallCaps/>
      <w:color w:val="2F5496" w:themeColor="accent1" w:themeShade="BF"/>
      <w:spacing w:val="5"/>
    </w:rPr>
  </w:style>
  <w:style w:type="character" w:styleId="ae">
    <w:name w:val="Strong"/>
    <w:basedOn w:val="a0"/>
    <w:uiPriority w:val="22"/>
    <w:qFormat/>
    <w:rsid w:val="00530F93"/>
    <w:rPr>
      <w:b/>
      <w:bCs/>
    </w:rPr>
  </w:style>
  <w:style w:type="character" w:styleId="HTMLCode">
    <w:name w:val="HTML Code"/>
    <w:basedOn w:val="a0"/>
    <w:uiPriority w:val="99"/>
    <w:semiHidden/>
    <w:unhideWhenUsed/>
    <w:rsid w:val="00530F93"/>
    <w:rPr>
      <w:rFonts w:ascii="Courier New" w:eastAsia="Times New Roman" w:hAnsi="Courier New" w:cs="Courier New"/>
      <w:sz w:val="20"/>
      <w:szCs w:val="20"/>
    </w:rPr>
  </w:style>
  <w:style w:type="table" w:styleId="4-4">
    <w:name w:val="Grid Table 4 Accent 4"/>
    <w:basedOn w:val="a1"/>
    <w:uiPriority w:val="49"/>
    <w:rsid w:val="00530F93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4-6">
    <w:name w:val="Grid Table 4 Accent 6"/>
    <w:basedOn w:val="a1"/>
    <w:uiPriority w:val="49"/>
    <w:rsid w:val="00530F93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paragraph" w:styleId="af">
    <w:name w:val="header"/>
    <w:basedOn w:val="a"/>
    <w:link w:val="af0"/>
    <w:uiPriority w:val="99"/>
    <w:unhideWhenUsed/>
    <w:rsid w:val="00674E4C"/>
    <w:pPr>
      <w:tabs>
        <w:tab w:val="center" w:pos="4153"/>
        <w:tab w:val="right" w:pos="8306"/>
      </w:tabs>
    </w:pPr>
  </w:style>
  <w:style w:type="character" w:customStyle="1" w:styleId="af0">
    <w:name w:val="כותרת עליונה תו"/>
    <w:basedOn w:val="a0"/>
    <w:link w:val="af"/>
    <w:uiPriority w:val="99"/>
    <w:rsid w:val="00674E4C"/>
    <w:rPr>
      <w:rFonts w:ascii="Arial" w:eastAsia="Arial" w:hAnsi="Arial" w:cs="Arial"/>
      <w:spacing w:val="0"/>
      <w:kern w:val="0"/>
    </w:rPr>
  </w:style>
  <w:style w:type="paragraph" w:styleId="af1">
    <w:name w:val="footer"/>
    <w:basedOn w:val="a"/>
    <w:link w:val="af2"/>
    <w:uiPriority w:val="99"/>
    <w:unhideWhenUsed/>
    <w:rsid w:val="00674E4C"/>
    <w:pPr>
      <w:tabs>
        <w:tab w:val="center" w:pos="4153"/>
        <w:tab w:val="right" w:pos="8306"/>
      </w:tabs>
    </w:pPr>
  </w:style>
  <w:style w:type="character" w:customStyle="1" w:styleId="af2">
    <w:name w:val="כותרת תחתונה תו"/>
    <w:basedOn w:val="a0"/>
    <w:link w:val="af1"/>
    <w:uiPriority w:val="99"/>
    <w:rsid w:val="00674E4C"/>
    <w:rPr>
      <w:rFonts w:ascii="Arial" w:eastAsia="Arial" w:hAnsi="Arial" w:cs="Arial"/>
      <w:spacing w:val="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3</Pages>
  <Words>232</Words>
  <Characters>1162</Characters>
  <Application>Microsoft Office Word</Application>
  <DocSecurity>0</DocSecurity>
  <Lines>9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רועי ראז/Roei Raz</dc:creator>
  <cp:keywords/>
  <dc:description/>
  <cp:lastModifiedBy>רועי ראז/Roei Raz</cp:lastModifiedBy>
  <cp:revision>6</cp:revision>
  <dcterms:created xsi:type="dcterms:W3CDTF">2026-05-06T07:26:00Z</dcterms:created>
  <dcterms:modified xsi:type="dcterms:W3CDTF">2026-05-08T11:42:00Z</dcterms:modified>
</cp:coreProperties>
</file>